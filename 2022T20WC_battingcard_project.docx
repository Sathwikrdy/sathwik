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16A6A" w14:textId="518F17ED" w:rsidR="00923383" w:rsidRPr="000528DB" w:rsidRDefault="00A1729E" w:rsidP="008E287B">
      <w:pPr>
        <w:pStyle w:val="Title"/>
        <w:rPr>
          <w:b/>
          <w:bCs/>
          <w:sz w:val="36"/>
          <w:szCs w:val="36"/>
        </w:rPr>
      </w:pPr>
      <w:r>
        <w:rPr>
          <w:b/>
          <w:bCs/>
          <w:sz w:val="36"/>
          <w:szCs w:val="36"/>
        </w:rPr>
        <w:t xml:space="preserve">    </w:t>
      </w:r>
      <w:r w:rsidR="00646E10">
        <w:rPr>
          <w:b/>
          <w:bCs/>
          <w:sz w:val="36"/>
          <w:szCs w:val="36"/>
        </w:rPr>
        <w:t xml:space="preserve">  </w:t>
      </w:r>
      <w:r>
        <w:rPr>
          <w:b/>
          <w:bCs/>
          <w:sz w:val="36"/>
          <w:szCs w:val="36"/>
        </w:rPr>
        <w:t xml:space="preserve"> </w:t>
      </w:r>
      <w:r w:rsidR="008E287B" w:rsidRPr="000528DB">
        <w:rPr>
          <w:b/>
          <w:bCs/>
          <w:sz w:val="36"/>
          <w:szCs w:val="36"/>
        </w:rPr>
        <w:t xml:space="preserve">Introduction to Data Analysis </w:t>
      </w:r>
      <w:r w:rsidR="000528DB" w:rsidRPr="000528DB">
        <w:rPr>
          <w:b/>
          <w:bCs/>
          <w:sz w:val="36"/>
          <w:szCs w:val="36"/>
        </w:rPr>
        <w:t>using Tableau PROJECT REPORT</w:t>
      </w:r>
    </w:p>
    <w:p w14:paraId="556D6CB6" w14:textId="77777777" w:rsidR="00923383" w:rsidRPr="00923383" w:rsidRDefault="00923383" w:rsidP="00A1729E">
      <w:pPr>
        <w:rPr>
          <w:lang w:val="en-US"/>
        </w:rPr>
      </w:pPr>
    </w:p>
    <w:p w14:paraId="6A698ABB" w14:textId="77777777" w:rsidR="00A1729E" w:rsidRDefault="00A1729E" w:rsidP="003B04A1">
      <w:pPr>
        <w:pStyle w:val="Title"/>
        <w:rPr>
          <w:lang w:val="en-US"/>
        </w:rPr>
      </w:pPr>
    </w:p>
    <w:p w14:paraId="0157EE20" w14:textId="77777777" w:rsidR="00FA561F" w:rsidRDefault="00A1729E" w:rsidP="00E36F2A">
      <w:pPr>
        <w:pStyle w:val="Title"/>
        <w:tabs>
          <w:tab w:val="left" w:pos="1720"/>
        </w:tabs>
        <w:rPr>
          <w:b/>
          <w:bCs/>
          <w:sz w:val="32"/>
          <w:szCs w:val="32"/>
          <w:lang w:val="en-US"/>
        </w:rPr>
      </w:pPr>
      <w:r>
        <w:rPr>
          <w:sz w:val="32"/>
          <w:szCs w:val="32"/>
          <w:lang w:val="en-US"/>
        </w:rPr>
        <w:t xml:space="preserve">                              </w:t>
      </w:r>
      <w:r w:rsidRPr="00A1729E">
        <w:rPr>
          <w:b/>
          <w:bCs/>
          <w:sz w:val="32"/>
          <w:szCs w:val="32"/>
          <w:lang w:val="en-US"/>
        </w:rPr>
        <w:t>Project Report on 2022 T20 WC Bat</w:t>
      </w:r>
      <w:r w:rsidR="00FA561F">
        <w:rPr>
          <w:b/>
          <w:bCs/>
          <w:sz w:val="32"/>
          <w:szCs w:val="32"/>
          <w:lang w:val="en-US"/>
        </w:rPr>
        <w:t>ting Card</w:t>
      </w:r>
    </w:p>
    <w:p w14:paraId="637DFDF8" w14:textId="15D1A36E" w:rsidR="003C7E51" w:rsidRPr="00E36F2A" w:rsidRDefault="00E36F2A" w:rsidP="00E36F2A">
      <w:pPr>
        <w:pStyle w:val="Title"/>
        <w:tabs>
          <w:tab w:val="left" w:pos="1720"/>
        </w:tabs>
        <w:rPr>
          <w:b/>
          <w:bCs/>
          <w:sz w:val="32"/>
          <w:szCs w:val="32"/>
          <w:lang w:val="en-US"/>
        </w:rPr>
      </w:pPr>
      <w:r>
        <w:rPr>
          <w:lang w:val="en-US"/>
        </w:rPr>
        <w:t xml:space="preserve"> </w:t>
      </w:r>
      <w:r w:rsidRPr="00E36F2A">
        <w:rPr>
          <w:sz w:val="24"/>
          <w:szCs w:val="24"/>
          <w:lang w:val="en-US"/>
        </w:rPr>
        <w:t xml:space="preserve"> </w:t>
      </w:r>
    </w:p>
    <w:p w14:paraId="766F0AC3" w14:textId="73850A87" w:rsidR="00C47C91" w:rsidRDefault="00C47C91" w:rsidP="003C7E51">
      <w:pPr>
        <w:tabs>
          <w:tab w:val="left" w:pos="3307"/>
        </w:tabs>
        <w:rPr>
          <w:lang w:val="en-US"/>
        </w:rPr>
      </w:pPr>
    </w:p>
    <w:p w14:paraId="1DC32991" w14:textId="115B03F6" w:rsidR="008B7473" w:rsidRPr="00646E10" w:rsidRDefault="00FA561F" w:rsidP="003B04A1">
      <w:pPr>
        <w:pStyle w:val="Title"/>
        <w:rPr>
          <w:sz w:val="28"/>
          <w:szCs w:val="28"/>
          <w:lang w:val="en-US"/>
        </w:rPr>
      </w:pPr>
      <w:r w:rsidRPr="00646E10">
        <w:rPr>
          <w:sz w:val="28"/>
          <w:szCs w:val="28"/>
          <w:lang w:val="en-US"/>
        </w:rPr>
        <w:t xml:space="preserve">                                                     </w:t>
      </w:r>
      <w:r w:rsidRPr="00646E10">
        <w:rPr>
          <w:sz w:val="28"/>
          <w:szCs w:val="28"/>
          <w:lang w:val="en-US"/>
        </w:rPr>
        <w:t xml:space="preserve">Submitted by </w:t>
      </w:r>
      <w:r w:rsidRPr="00646E10">
        <w:rPr>
          <w:b/>
          <w:bCs/>
          <w:sz w:val="28"/>
          <w:szCs w:val="28"/>
          <w:lang w:val="en-US"/>
        </w:rPr>
        <w:t>Varkuti Sathwik Reddy</w:t>
      </w:r>
      <w:r w:rsidRPr="00646E10">
        <w:rPr>
          <w:sz w:val="28"/>
          <w:szCs w:val="28"/>
          <w:lang w:val="en-US"/>
        </w:rPr>
        <w:t xml:space="preserve"> </w:t>
      </w:r>
    </w:p>
    <w:p w14:paraId="211A864B" w14:textId="77777777" w:rsidR="008B7473" w:rsidRPr="008B7473" w:rsidRDefault="008B7473" w:rsidP="008B7473">
      <w:pPr>
        <w:rPr>
          <w:lang w:val="en-US"/>
        </w:rPr>
      </w:pPr>
    </w:p>
    <w:p w14:paraId="10F36613" w14:textId="77777777" w:rsidR="008B7473" w:rsidRDefault="008B7473" w:rsidP="003B04A1">
      <w:pPr>
        <w:pStyle w:val="Title"/>
        <w:rPr>
          <w:sz w:val="24"/>
          <w:szCs w:val="24"/>
          <w:lang w:val="en-US"/>
        </w:rPr>
      </w:pPr>
    </w:p>
    <w:p w14:paraId="3DCC7ACA" w14:textId="77777777" w:rsidR="00D4257A" w:rsidRDefault="008B7473" w:rsidP="008B7473">
      <w:pPr>
        <w:pStyle w:val="Title"/>
        <w:tabs>
          <w:tab w:val="left" w:pos="3413"/>
        </w:tabs>
        <w:rPr>
          <w:sz w:val="24"/>
          <w:szCs w:val="24"/>
          <w:lang w:val="en-US"/>
        </w:rPr>
      </w:pPr>
      <w:r>
        <w:rPr>
          <w:sz w:val="24"/>
          <w:szCs w:val="24"/>
          <w:lang w:val="en-US"/>
        </w:rPr>
        <w:tab/>
        <w:t xml:space="preserve">  </w:t>
      </w:r>
    </w:p>
    <w:p w14:paraId="631F7C0E" w14:textId="77777777" w:rsidR="00D4257A" w:rsidRDefault="00D4257A" w:rsidP="008B7473">
      <w:pPr>
        <w:pStyle w:val="Title"/>
        <w:tabs>
          <w:tab w:val="left" w:pos="3413"/>
        </w:tabs>
        <w:rPr>
          <w:sz w:val="24"/>
          <w:szCs w:val="24"/>
          <w:lang w:val="en-US"/>
        </w:rPr>
      </w:pPr>
    </w:p>
    <w:p w14:paraId="431E3E99" w14:textId="77777777" w:rsidR="00D4257A" w:rsidRDefault="00D4257A" w:rsidP="008B7473">
      <w:pPr>
        <w:pStyle w:val="Title"/>
        <w:tabs>
          <w:tab w:val="left" w:pos="3413"/>
        </w:tabs>
        <w:rPr>
          <w:sz w:val="24"/>
          <w:szCs w:val="24"/>
          <w:lang w:val="en-US"/>
        </w:rPr>
      </w:pPr>
    </w:p>
    <w:p w14:paraId="77BF7672" w14:textId="4EC6CBDC" w:rsidR="00D4257A" w:rsidRDefault="00D4257A" w:rsidP="00B852F0">
      <w:pPr>
        <w:pStyle w:val="Title"/>
        <w:tabs>
          <w:tab w:val="left" w:pos="3413"/>
        </w:tabs>
        <w:rPr>
          <w:b/>
          <w:bCs/>
          <w:sz w:val="28"/>
          <w:szCs w:val="28"/>
          <w:lang w:val="en-US"/>
        </w:rPr>
      </w:pPr>
      <w:r>
        <w:rPr>
          <w:sz w:val="24"/>
          <w:szCs w:val="24"/>
          <w:lang w:val="en-US"/>
        </w:rPr>
        <w:t xml:space="preserve">                                                                               </w:t>
      </w:r>
      <w:r w:rsidR="008B7473">
        <w:rPr>
          <w:sz w:val="24"/>
          <w:szCs w:val="24"/>
          <w:lang w:val="en-US"/>
        </w:rPr>
        <w:t xml:space="preserve"> </w:t>
      </w:r>
      <w:r w:rsidR="008B7473" w:rsidRPr="00646E10">
        <w:rPr>
          <w:b/>
          <w:bCs/>
          <w:sz w:val="28"/>
          <w:szCs w:val="28"/>
          <w:lang w:val="en-US"/>
        </w:rPr>
        <w:t xml:space="preserve">Discipline of CSE – DS  </w:t>
      </w:r>
    </w:p>
    <w:p w14:paraId="793F8B47" w14:textId="1CA7D8A4" w:rsidR="00B852F0" w:rsidRPr="00012DAF" w:rsidRDefault="00D4257A" w:rsidP="00B852F0">
      <w:pPr>
        <w:pStyle w:val="Title"/>
        <w:tabs>
          <w:tab w:val="left" w:pos="3413"/>
        </w:tabs>
        <w:rPr>
          <w:b/>
          <w:bCs/>
          <w:sz w:val="28"/>
          <w:szCs w:val="28"/>
          <w:lang w:val="en-US"/>
        </w:rPr>
      </w:pPr>
      <w:r w:rsidRPr="00012DAF">
        <w:rPr>
          <w:b/>
          <w:bCs/>
          <w:sz w:val="28"/>
          <w:szCs w:val="28"/>
          <w:lang w:val="en-US"/>
        </w:rPr>
        <w:t xml:space="preserve">                             </w:t>
      </w:r>
      <w:r w:rsidR="00B852F0" w:rsidRPr="00012DAF">
        <w:rPr>
          <w:sz w:val="28"/>
          <w:szCs w:val="28"/>
          <w:lang w:val="en-US"/>
        </w:rPr>
        <w:t xml:space="preserve">Guru Nanak Institutions of Technical </w:t>
      </w:r>
      <w:proofErr w:type="gramStart"/>
      <w:r w:rsidR="00B852F0" w:rsidRPr="00012DAF">
        <w:rPr>
          <w:sz w:val="28"/>
          <w:szCs w:val="28"/>
          <w:lang w:val="en-US"/>
        </w:rPr>
        <w:t xml:space="preserve">Campus </w:t>
      </w:r>
      <w:r w:rsidRPr="00012DAF">
        <w:rPr>
          <w:sz w:val="28"/>
          <w:szCs w:val="28"/>
          <w:lang w:val="en-US"/>
        </w:rPr>
        <w:t>,</w:t>
      </w:r>
      <w:proofErr w:type="gramEnd"/>
      <w:r w:rsidRPr="00012DAF">
        <w:rPr>
          <w:sz w:val="28"/>
          <w:szCs w:val="28"/>
          <w:lang w:val="en-US"/>
        </w:rPr>
        <w:t xml:space="preserve"> Hyderabad </w:t>
      </w:r>
      <w:r w:rsidR="008E1FD2" w:rsidRPr="00012DAF">
        <w:rPr>
          <w:sz w:val="28"/>
          <w:szCs w:val="28"/>
          <w:lang w:val="en-US"/>
        </w:rPr>
        <w:t>-</w:t>
      </w:r>
      <w:r w:rsidRPr="00012DAF">
        <w:rPr>
          <w:sz w:val="28"/>
          <w:szCs w:val="28"/>
          <w:lang w:val="en-US"/>
        </w:rPr>
        <w:t>501506</w:t>
      </w:r>
    </w:p>
    <w:p w14:paraId="265B1D2F" w14:textId="79DEF3E5" w:rsidR="00C219D5" w:rsidRDefault="005927FB" w:rsidP="003B04A1">
      <w:pPr>
        <w:pStyle w:val="Title"/>
        <w:rPr>
          <w:u w:val="single"/>
          <w:lang w:val="en-US"/>
        </w:rPr>
      </w:pPr>
      <w:r w:rsidRPr="00B852F0">
        <w:rPr>
          <w:lang w:val="en-US"/>
        </w:rPr>
        <w:br w:type="page"/>
      </w:r>
      <w:proofErr w:type="gramStart"/>
      <w:r w:rsidR="002A6996" w:rsidRPr="002A6996">
        <w:rPr>
          <w:u w:val="single"/>
          <w:lang w:val="en-US"/>
        </w:rPr>
        <w:lastRenderedPageBreak/>
        <w:t xml:space="preserve">INTRODUCTION </w:t>
      </w:r>
      <w:r w:rsidR="002A6996">
        <w:rPr>
          <w:u w:val="single"/>
          <w:lang w:val="en-US"/>
        </w:rPr>
        <w:t>:</w:t>
      </w:r>
      <w:proofErr w:type="gramEnd"/>
    </w:p>
    <w:p w14:paraId="5E36131A" w14:textId="77777777" w:rsidR="00DA2D48" w:rsidRDefault="00DA2D48">
      <w:pPr>
        <w:rPr>
          <w:b/>
          <w:bCs/>
          <w:sz w:val="40"/>
          <w:szCs w:val="40"/>
          <w:u w:val="single"/>
          <w:lang w:val="en-US"/>
        </w:rPr>
      </w:pPr>
    </w:p>
    <w:p w14:paraId="3C1AAA77" w14:textId="427F8AD1" w:rsidR="002A6996" w:rsidRDefault="006054BF">
      <w:pPr>
        <w:rPr>
          <w:sz w:val="32"/>
          <w:szCs w:val="32"/>
          <w:lang w:val="en-US"/>
        </w:rPr>
      </w:pPr>
      <w:r>
        <w:rPr>
          <w:sz w:val="32"/>
          <w:szCs w:val="32"/>
          <w:lang w:val="en-US"/>
        </w:rPr>
        <w:t>This data set contains ICC Men’s T20 WC 2022 that runs from mid OCT to mid NOV in Australia .</w:t>
      </w:r>
    </w:p>
    <w:p w14:paraId="31FD415C" w14:textId="25DC286A" w:rsidR="006054BF" w:rsidRDefault="006054BF">
      <w:pPr>
        <w:rPr>
          <w:sz w:val="32"/>
          <w:szCs w:val="32"/>
          <w:lang w:val="en-US"/>
        </w:rPr>
      </w:pPr>
      <w:r>
        <w:rPr>
          <w:sz w:val="32"/>
          <w:szCs w:val="32"/>
          <w:lang w:val="en-US"/>
        </w:rPr>
        <w:t xml:space="preserve">We are using dataset for analyzing using Tableau </w:t>
      </w:r>
      <w:r w:rsidR="004E0504">
        <w:rPr>
          <w:sz w:val="32"/>
          <w:szCs w:val="32"/>
          <w:lang w:val="en-US"/>
        </w:rPr>
        <w:t>v</w:t>
      </w:r>
      <w:r>
        <w:rPr>
          <w:sz w:val="32"/>
          <w:szCs w:val="32"/>
          <w:lang w:val="en-US"/>
        </w:rPr>
        <w:t>isu</w:t>
      </w:r>
      <w:r w:rsidR="004E0504">
        <w:rPr>
          <w:sz w:val="32"/>
          <w:szCs w:val="32"/>
          <w:lang w:val="en-US"/>
        </w:rPr>
        <w:t>a</w:t>
      </w:r>
      <w:r>
        <w:rPr>
          <w:sz w:val="32"/>
          <w:szCs w:val="32"/>
          <w:lang w:val="en-US"/>
        </w:rPr>
        <w:t xml:space="preserve">lization </w:t>
      </w:r>
      <w:proofErr w:type="gramStart"/>
      <w:r>
        <w:rPr>
          <w:sz w:val="32"/>
          <w:szCs w:val="32"/>
          <w:lang w:val="en-US"/>
        </w:rPr>
        <w:t>tool .</w:t>
      </w:r>
      <w:proofErr w:type="gramEnd"/>
      <w:r>
        <w:rPr>
          <w:sz w:val="32"/>
          <w:szCs w:val="32"/>
          <w:lang w:val="en-US"/>
        </w:rPr>
        <w:t xml:space="preserve"> </w:t>
      </w:r>
    </w:p>
    <w:p w14:paraId="106FFA2A" w14:textId="77777777" w:rsidR="00DA2D48" w:rsidRDefault="00DA2D48">
      <w:pPr>
        <w:rPr>
          <w:sz w:val="32"/>
          <w:szCs w:val="32"/>
          <w:lang w:val="en-US"/>
        </w:rPr>
      </w:pPr>
    </w:p>
    <w:p w14:paraId="58154669" w14:textId="7044B7B4" w:rsidR="00707433" w:rsidRDefault="00707433">
      <w:pPr>
        <w:rPr>
          <w:sz w:val="32"/>
          <w:szCs w:val="32"/>
          <w:lang w:val="en-US"/>
        </w:rPr>
      </w:pPr>
      <w:r>
        <w:rPr>
          <w:noProof/>
          <w:sz w:val="32"/>
          <w:szCs w:val="32"/>
          <w:lang w:val="en-US"/>
        </w:rPr>
        <w:drawing>
          <wp:inline distT="0" distB="0" distL="0" distR="0" wp14:anchorId="174872CC" wp14:editId="4C9CC623">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26280260" w14:textId="67EFDD50" w:rsidR="006054BF" w:rsidRDefault="006054BF">
      <w:pPr>
        <w:rPr>
          <w:sz w:val="32"/>
          <w:szCs w:val="32"/>
          <w:lang w:val="en-US"/>
        </w:rPr>
      </w:pPr>
    </w:p>
    <w:p w14:paraId="780A27FE" w14:textId="72AF7F56" w:rsidR="006054BF" w:rsidRDefault="006054BF">
      <w:pPr>
        <w:rPr>
          <w:sz w:val="32"/>
          <w:szCs w:val="32"/>
          <w:lang w:val="en-US"/>
        </w:rPr>
      </w:pPr>
    </w:p>
    <w:p w14:paraId="02585A6F" w14:textId="1292058E" w:rsidR="003555E7" w:rsidRDefault="003555E7">
      <w:pPr>
        <w:rPr>
          <w:sz w:val="32"/>
          <w:szCs w:val="32"/>
          <w:lang w:val="en-US"/>
        </w:rPr>
      </w:pPr>
    </w:p>
    <w:p w14:paraId="06EBD908" w14:textId="378D22D4" w:rsidR="003555E7" w:rsidRDefault="003555E7" w:rsidP="003555E7">
      <w:pPr>
        <w:pStyle w:val="Heading1"/>
        <w:rPr>
          <w:sz w:val="40"/>
          <w:szCs w:val="40"/>
          <w:lang w:val="en-US"/>
        </w:rPr>
      </w:pPr>
      <w:r w:rsidRPr="003555E7">
        <w:rPr>
          <w:sz w:val="40"/>
          <w:szCs w:val="40"/>
          <w:lang w:val="en-US"/>
        </w:rPr>
        <w:t xml:space="preserve">This Dataset consists of following </w:t>
      </w:r>
      <w:proofErr w:type="gramStart"/>
      <w:r w:rsidRPr="003555E7">
        <w:rPr>
          <w:sz w:val="40"/>
          <w:szCs w:val="40"/>
          <w:lang w:val="en-US"/>
        </w:rPr>
        <w:t>column</w:t>
      </w:r>
      <w:r w:rsidR="006605E5">
        <w:rPr>
          <w:sz w:val="40"/>
          <w:szCs w:val="40"/>
          <w:lang w:val="en-US"/>
        </w:rPr>
        <w:t xml:space="preserve">’s </w:t>
      </w:r>
      <w:r w:rsidRPr="003555E7">
        <w:rPr>
          <w:sz w:val="40"/>
          <w:szCs w:val="40"/>
          <w:lang w:val="en-US"/>
        </w:rPr>
        <w:t>:</w:t>
      </w:r>
      <w:proofErr w:type="gramEnd"/>
    </w:p>
    <w:p w14:paraId="04A2A488" w14:textId="6E8EA296" w:rsidR="003555E7" w:rsidRDefault="003555E7" w:rsidP="003555E7">
      <w:pPr>
        <w:rPr>
          <w:lang w:val="en-US"/>
        </w:rPr>
      </w:pPr>
    </w:p>
    <w:p w14:paraId="767B6B85" w14:textId="60B949B9" w:rsidR="003555E7" w:rsidRDefault="003555E7" w:rsidP="003555E7">
      <w:pPr>
        <w:pStyle w:val="ListParagraph"/>
        <w:numPr>
          <w:ilvl w:val="0"/>
          <w:numId w:val="1"/>
        </w:numPr>
        <w:rPr>
          <w:sz w:val="32"/>
          <w:szCs w:val="32"/>
          <w:lang w:val="en-US"/>
        </w:rPr>
      </w:pPr>
      <w:proofErr w:type="spellStart"/>
      <w:r w:rsidRPr="003555E7">
        <w:rPr>
          <w:sz w:val="32"/>
          <w:szCs w:val="32"/>
          <w:lang w:val="en-US"/>
        </w:rPr>
        <w:t>Match_</w:t>
      </w:r>
      <w:proofErr w:type="gramStart"/>
      <w:r w:rsidRPr="003555E7">
        <w:rPr>
          <w:sz w:val="32"/>
          <w:szCs w:val="32"/>
          <w:lang w:val="en-US"/>
        </w:rPr>
        <w:t>name</w:t>
      </w:r>
      <w:proofErr w:type="spellEnd"/>
      <w:r w:rsidRPr="003555E7">
        <w:rPr>
          <w:sz w:val="32"/>
          <w:szCs w:val="32"/>
          <w:lang w:val="en-US"/>
        </w:rPr>
        <w:t xml:space="preserve"> :</w:t>
      </w:r>
      <w:proofErr w:type="gramEnd"/>
      <w:r w:rsidRPr="003555E7">
        <w:rPr>
          <w:sz w:val="32"/>
          <w:szCs w:val="32"/>
          <w:lang w:val="en-US"/>
        </w:rPr>
        <w:t xml:space="preserve"> </w:t>
      </w:r>
      <w:r>
        <w:rPr>
          <w:sz w:val="32"/>
          <w:szCs w:val="32"/>
          <w:lang w:val="en-US"/>
        </w:rPr>
        <w:t>It describes the match between two teams</w:t>
      </w:r>
      <w:r w:rsidR="00074DA9">
        <w:rPr>
          <w:sz w:val="32"/>
          <w:szCs w:val="32"/>
          <w:lang w:val="en-US"/>
        </w:rPr>
        <w:t>.</w:t>
      </w:r>
      <w:r w:rsidR="004A068D">
        <w:rPr>
          <w:sz w:val="32"/>
          <w:szCs w:val="32"/>
          <w:lang w:val="en-US"/>
        </w:rPr>
        <w:t xml:space="preserve"> </w:t>
      </w:r>
    </w:p>
    <w:p w14:paraId="2BD367D3" w14:textId="77777777" w:rsidR="004A068D" w:rsidRPr="003555E7" w:rsidRDefault="004A068D" w:rsidP="004A068D">
      <w:pPr>
        <w:pStyle w:val="ListParagraph"/>
        <w:rPr>
          <w:sz w:val="32"/>
          <w:szCs w:val="32"/>
          <w:lang w:val="en-US"/>
        </w:rPr>
      </w:pPr>
    </w:p>
    <w:p w14:paraId="60AE523B" w14:textId="1871ABB0" w:rsidR="003555E7" w:rsidRDefault="003555E7" w:rsidP="003555E7">
      <w:pPr>
        <w:pStyle w:val="ListParagraph"/>
        <w:numPr>
          <w:ilvl w:val="0"/>
          <w:numId w:val="1"/>
        </w:numPr>
        <w:rPr>
          <w:sz w:val="32"/>
          <w:szCs w:val="32"/>
          <w:lang w:val="en-US"/>
        </w:rPr>
      </w:pPr>
      <w:proofErr w:type="gramStart"/>
      <w:r>
        <w:rPr>
          <w:sz w:val="32"/>
          <w:szCs w:val="32"/>
          <w:lang w:val="en-US"/>
        </w:rPr>
        <w:t>Venue :</w:t>
      </w:r>
      <w:proofErr w:type="gramEnd"/>
      <w:r>
        <w:rPr>
          <w:sz w:val="32"/>
          <w:szCs w:val="32"/>
          <w:lang w:val="en-US"/>
        </w:rPr>
        <w:t xml:space="preserve"> It tells about the where the match is happening</w:t>
      </w:r>
      <w:r w:rsidR="006833EC">
        <w:rPr>
          <w:sz w:val="32"/>
          <w:szCs w:val="32"/>
          <w:lang w:val="en-US"/>
        </w:rPr>
        <w:t>.</w:t>
      </w:r>
    </w:p>
    <w:p w14:paraId="698B6587" w14:textId="77777777" w:rsidR="004A068D" w:rsidRDefault="004A068D" w:rsidP="004A068D">
      <w:pPr>
        <w:pStyle w:val="ListParagraph"/>
        <w:rPr>
          <w:sz w:val="32"/>
          <w:szCs w:val="32"/>
          <w:lang w:val="en-US"/>
        </w:rPr>
      </w:pPr>
    </w:p>
    <w:p w14:paraId="49E83399" w14:textId="044B790F" w:rsidR="00F90663" w:rsidRDefault="003555E7" w:rsidP="003555E7">
      <w:pPr>
        <w:pStyle w:val="ListParagraph"/>
        <w:numPr>
          <w:ilvl w:val="0"/>
          <w:numId w:val="1"/>
        </w:numPr>
        <w:rPr>
          <w:sz w:val="32"/>
          <w:szCs w:val="32"/>
          <w:lang w:val="en-US"/>
        </w:rPr>
      </w:pPr>
      <w:proofErr w:type="gramStart"/>
      <w:r>
        <w:rPr>
          <w:sz w:val="32"/>
          <w:szCs w:val="32"/>
          <w:lang w:val="en-US"/>
        </w:rPr>
        <w:t>City :</w:t>
      </w:r>
      <w:proofErr w:type="gramEnd"/>
      <w:r>
        <w:rPr>
          <w:sz w:val="32"/>
          <w:szCs w:val="32"/>
          <w:lang w:val="en-US"/>
        </w:rPr>
        <w:t xml:space="preserve"> The place of the city where the match is taking place</w:t>
      </w:r>
      <w:r w:rsidR="006833EC">
        <w:rPr>
          <w:sz w:val="32"/>
          <w:szCs w:val="32"/>
          <w:lang w:val="en-US"/>
        </w:rPr>
        <w:t>.</w:t>
      </w:r>
    </w:p>
    <w:p w14:paraId="524E96F6" w14:textId="77777777" w:rsidR="00DA2D48" w:rsidRDefault="00F90663" w:rsidP="00DA2D48">
      <w:pPr>
        <w:pStyle w:val="ListParagraph"/>
        <w:numPr>
          <w:ilvl w:val="0"/>
          <w:numId w:val="1"/>
        </w:numPr>
        <w:rPr>
          <w:sz w:val="32"/>
          <w:szCs w:val="32"/>
          <w:lang w:val="en-US"/>
        </w:rPr>
      </w:pPr>
      <w:r>
        <w:rPr>
          <w:sz w:val="32"/>
          <w:szCs w:val="32"/>
          <w:lang w:val="en-US"/>
        </w:rPr>
        <w:br w:type="page"/>
      </w:r>
      <w:r w:rsidR="00DA2D48">
        <w:rPr>
          <w:sz w:val="32"/>
          <w:szCs w:val="32"/>
          <w:lang w:val="en-US"/>
        </w:rPr>
        <w:lastRenderedPageBreak/>
        <w:t>Country : The Name of Country where the matches are taking place.</w:t>
      </w:r>
    </w:p>
    <w:p w14:paraId="2C0248D7" w14:textId="77777777" w:rsidR="00DA2D48" w:rsidRDefault="00DA2D48" w:rsidP="00DA2D48">
      <w:pPr>
        <w:pStyle w:val="ListParagraph"/>
        <w:rPr>
          <w:sz w:val="32"/>
          <w:szCs w:val="32"/>
          <w:lang w:val="en-US"/>
        </w:rPr>
      </w:pPr>
    </w:p>
    <w:p w14:paraId="6EB1220A" w14:textId="77777777" w:rsidR="00DA2D48" w:rsidRDefault="00DA2D48" w:rsidP="00DA2D48">
      <w:pPr>
        <w:pStyle w:val="ListParagraph"/>
        <w:numPr>
          <w:ilvl w:val="0"/>
          <w:numId w:val="1"/>
        </w:numPr>
        <w:rPr>
          <w:sz w:val="32"/>
          <w:szCs w:val="32"/>
          <w:lang w:val="en-US"/>
        </w:rPr>
      </w:pPr>
      <w:proofErr w:type="spellStart"/>
      <w:r>
        <w:rPr>
          <w:sz w:val="32"/>
          <w:szCs w:val="32"/>
          <w:lang w:val="en-US"/>
        </w:rPr>
        <w:t>Current_</w:t>
      </w:r>
      <w:proofErr w:type="gramStart"/>
      <w:r>
        <w:rPr>
          <w:sz w:val="32"/>
          <w:szCs w:val="32"/>
          <w:lang w:val="en-US"/>
        </w:rPr>
        <w:t>Innings</w:t>
      </w:r>
      <w:proofErr w:type="spellEnd"/>
      <w:r>
        <w:rPr>
          <w:sz w:val="32"/>
          <w:szCs w:val="32"/>
          <w:lang w:val="en-US"/>
        </w:rPr>
        <w:t xml:space="preserve"> :</w:t>
      </w:r>
      <w:proofErr w:type="gramEnd"/>
      <w:r>
        <w:rPr>
          <w:sz w:val="32"/>
          <w:szCs w:val="32"/>
          <w:lang w:val="en-US"/>
        </w:rPr>
        <w:t xml:space="preserve"> The team which is batting currently.</w:t>
      </w:r>
    </w:p>
    <w:p w14:paraId="1C73D3D8" w14:textId="77777777" w:rsidR="00DA2D48" w:rsidRDefault="00DA2D48" w:rsidP="00DA2D48">
      <w:pPr>
        <w:pStyle w:val="ListParagraph"/>
        <w:rPr>
          <w:sz w:val="32"/>
          <w:szCs w:val="32"/>
          <w:lang w:val="en-US"/>
        </w:rPr>
      </w:pPr>
    </w:p>
    <w:p w14:paraId="2292C2D6" w14:textId="77777777" w:rsidR="00DA2D48" w:rsidRDefault="00DA2D48" w:rsidP="00DA2D48">
      <w:pPr>
        <w:pStyle w:val="ListParagraph"/>
        <w:numPr>
          <w:ilvl w:val="0"/>
          <w:numId w:val="1"/>
        </w:numPr>
        <w:rPr>
          <w:sz w:val="32"/>
          <w:szCs w:val="32"/>
          <w:lang w:val="en-US"/>
        </w:rPr>
      </w:pPr>
      <w:proofErr w:type="gramStart"/>
      <w:r>
        <w:rPr>
          <w:sz w:val="32"/>
          <w:szCs w:val="32"/>
          <w:lang w:val="en-US"/>
        </w:rPr>
        <w:t>Name :</w:t>
      </w:r>
      <w:proofErr w:type="gramEnd"/>
      <w:r>
        <w:rPr>
          <w:sz w:val="32"/>
          <w:szCs w:val="32"/>
          <w:lang w:val="en-US"/>
        </w:rPr>
        <w:t xml:space="preserve"> It shows the Name of the player.</w:t>
      </w:r>
    </w:p>
    <w:p w14:paraId="73495C83" w14:textId="77777777" w:rsidR="00DA2D48" w:rsidRPr="004A068D" w:rsidRDefault="00DA2D48" w:rsidP="00DA2D48">
      <w:pPr>
        <w:pStyle w:val="ListParagraph"/>
        <w:rPr>
          <w:sz w:val="32"/>
          <w:szCs w:val="32"/>
          <w:lang w:val="en-US"/>
        </w:rPr>
      </w:pPr>
    </w:p>
    <w:p w14:paraId="606F0673" w14:textId="77777777" w:rsidR="00DA2D48" w:rsidRDefault="00DA2D48" w:rsidP="00DA2D48">
      <w:pPr>
        <w:pStyle w:val="ListParagraph"/>
        <w:numPr>
          <w:ilvl w:val="0"/>
          <w:numId w:val="1"/>
        </w:numPr>
        <w:rPr>
          <w:sz w:val="32"/>
          <w:szCs w:val="32"/>
          <w:lang w:val="en-US"/>
        </w:rPr>
      </w:pPr>
      <w:proofErr w:type="spellStart"/>
      <w:r>
        <w:rPr>
          <w:sz w:val="32"/>
          <w:szCs w:val="32"/>
          <w:lang w:val="en-US"/>
        </w:rPr>
        <w:t>Full_</w:t>
      </w:r>
      <w:proofErr w:type="gramStart"/>
      <w:r>
        <w:rPr>
          <w:sz w:val="32"/>
          <w:szCs w:val="32"/>
          <w:lang w:val="en-US"/>
        </w:rPr>
        <w:t>name</w:t>
      </w:r>
      <w:proofErr w:type="spellEnd"/>
      <w:r>
        <w:rPr>
          <w:sz w:val="32"/>
          <w:szCs w:val="32"/>
          <w:lang w:val="en-US"/>
        </w:rPr>
        <w:t xml:space="preserve"> :</w:t>
      </w:r>
      <w:proofErr w:type="gramEnd"/>
      <w:r>
        <w:rPr>
          <w:sz w:val="32"/>
          <w:szCs w:val="32"/>
          <w:lang w:val="en-US"/>
        </w:rPr>
        <w:t xml:space="preserve"> It shows the full name of the player.</w:t>
      </w:r>
    </w:p>
    <w:p w14:paraId="1E57432B" w14:textId="77777777" w:rsidR="00DA2D48" w:rsidRDefault="00DA2D48" w:rsidP="00DA2D48">
      <w:pPr>
        <w:pStyle w:val="ListParagraph"/>
        <w:rPr>
          <w:sz w:val="32"/>
          <w:szCs w:val="32"/>
          <w:lang w:val="en-US"/>
        </w:rPr>
      </w:pPr>
    </w:p>
    <w:p w14:paraId="14B896D9" w14:textId="77777777" w:rsidR="00DA2D48" w:rsidRDefault="00DA2D48" w:rsidP="00DA2D48">
      <w:pPr>
        <w:pStyle w:val="ListParagraph"/>
        <w:numPr>
          <w:ilvl w:val="0"/>
          <w:numId w:val="1"/>
        </w:numPr>
        <w:rPr>
          <w:sz w:val="32"/>
          <w:szCs w:val="32"/>
          <w:lang w:val="en-US"/>
        </w:rPr>
      </w:pPr>
      <w:proofErr w:type="gramStart"/>
      <w:r>
        <w:rPr>
          <w:sz w:val="32"/>
          <w:szCs w:val="32"/>
          <w:lang w:val="en-US"/>
        </w:rPr>
        <w:t>Runs :</w:t>
      </w:r>
      <w:proofErr w:type="gramEnd"/>
      <w:r>
        <w:rPr>
          <w:sz w:val="32"/>
          <w:szCs w:val="32"/>
          <w:lang w:val="en-US"/>
        </w:rPr>
        <w:t xml:space="preserve"> Total number of runs hit by the batsman.</w:t>
      </w:r>
    </w:p>
    <w:p w14:paraId="087FCE97" w14:textId="77777777" w:rsidR="00DA2D48" w:rsidRDefault="00DA2D48" w:rsidP="00DA2D48">
      <w:pPr>
        <w:pStyle w:val="ListParagraph"/>
        <w:rPr>
          <w:sz w:val="32"/>
          <w:szCs w:val="32"/>
          <w:lang w:val="en-US"/>
        </w:rPr>
      </w:pPr>
    </w:p>
    <w:p w14:paraId="2A251C79" w14:textId="77777777" w:rsidR="00DA2D48" w:rsidRDefault="00DA2D48" w:rsidP="00DA2D48">
      <w:pPr>
        <w:pStyle w:val="ListParagraph"/>
        <w:numPr>
          <w:ilvl w:val="0"/>
          <w:numId w:val="1"/>
        </w:numPr>
        <w:rPr>
          <w:sz w:val="32"/>
          <w:szCs w:val="32"/>
          <w:lang w:val="en-US"/>
        </w:rPr>
      </w:pPr>
      <w:r>
        <w:rPr>
          <w:sz w:val="32"/>
          <w:szCs w:val="32"/>
          <w:lang w:val="en-US"/>
        </w:rPr>
        <w:t xml:space="preserve">Balls </w:t>
      </w:r>
      <w:proofErr w:type="gramStart"/>
      <w:r>
        <w:rPr>
          <w:sz w:val="32"/>
          <w:szCs w:val="32"/>
          <w:lang w:val="en-US"/>
        </w:rPr>
        <w:t>faced :</w:t>
      </w:r>
      <w:proofErr w:type="gramEnd"/>
      <w:r>
        <w:rPr>
          <w:sz w:val="32"/>
          <w:szCs w:val="32"/>
          <w:lang w:val="en-US"/>
        </w:rPr>
        <w:t xml:space="preserve"> The number of balls faced by the batsman.</w:t>
      </w:r>
    </w:p>
    <w:p w14:paraId="6CC20879" w14:textId="77777777" w:rsidR="00DA2D48" w:rsidRDefault="00DA2D48" w:rsidP="00DA2D48">
      <w:pPr>
        <w:pStyle w:val="ListParagraph"/>
        <w:rPr>
          <w:sz w:val="32"/>
          <w:szCs w:val="32"/>
          <w:lang w:val="en-US"/>
        </w:rPr>
      </w:pPr>
    </w:p>
    <w:p w14:paraId="6ACC04D6" w14:textId="77777777" w:rsidR="00DA2D48" w:rsidRDefault="00DA2D48" w:rsidP="00DA2D48">
      <w:pPr>
        <w:pStyle w:val="ListParagraph"/>
        <w:numPr>
          <w:ilvl w:val="0"/>
          <w:numId w:val="1"/>
        </w:numPr>
        <w:rPr>
          <w:sz w:val="32"/>
          <w:szCs w:val="32"/>
          <w:lang w:val="en-US"/>
        </w:rPr>
      </w:pPr>
      <w:proofErr w:type="gramStart"/>
      <w:r>
        <w:rPr>
          <w:sz w:val="32"/>
          <w:szCs w:val="32"/>
          <w:lang w:val="en-US"/>
        </w:rPr>
        <w:t>Fours :</w:t>
      </w:r>
      <w:proofErr w:type="gramEnd"/>
      <w:r>
        <w:rPr>
          <w:sz w:val="32"/>
          <w:szCs w:val="32"/>
          <w:lang w:val="en-US"/>
        </w:rPr>
        <w:t xml:space="preserve"> Number of fours hit by the batsman.</w:t>
      </w:r>
    </w:p>
    <w:p w14:paraId="2FE281C0" w14:textId="77777777" w:rsidR="00DA2D48" w:rsidRDefault="00DA2D48" w:rsidP="00DA2D48">
      <w:pPr>
        <w:pStyle w:val="ListParagraph"/>
        <w:rPr>
          <w:sz w:val="32"/>
          <w:szCs w:val="32"/>
          <w:lang w:val="en-US"/>
        </w:rPr>
      </w:pPr>
    </w:p>
    <w:p w14:paraId="1F986DE8" w14:textId="77777777" w:rsidR="00DA2D48" w:rsidRDefault="00DA2D48" w:rsidP="00DA2D48">
      <w:pPr>
        <w:pStyle w:val="ListParagraph"/>
        <w:numPr>
          <w:ilvl w:val="0"/>
          <w:numId w:val="1"/>
        </w:numPr>
        <w:rPr>
          <w:sz w:val="32"/>
          <w:szCs w:val="32"/>
          <w:lang w:val="en-US"/>
        </w:rPr>
      </w:pPr>
      <w:proofErr w:type="gramStart"/>
      <w:r>
        <w:rPr>
          <w:sz w:val="32"/>
          <w:szCs w:val="32"/>
          <w:lang w:val="en-US"/>
        </w:rPr>
        <w:t>Sixes :</w:t>
      </w:r>
      <w:proofErr w:type="gramEnd"/>
      <w:r>
        <w:rPr>
          <w:sz w:val="32"/>
          <w:szCs w:val="32"/>
          <w:lang w:val="en-US"/>
        </w:rPr>
        <w:t xml:space="preserve"> Number of sixes hit by the batsman.</w:t>
      </w:r>
    </w:p>
    <w:p w14:paraId="35BD17E0" w14:textId="77777777" w:rsidR="00DA2D48" w:rsidRDefault="00DA2D48" w:rsidP="00DA2D48">
      <w:pPr>
        <w:pStyle w:val="ListParagraph"/>
        <w:rPr>
          <w:sz w:val="32"/>
          <w:szCs w:val="32"/>
          <w:lang w:val="en-US"/>
        </w:rPr>
      </w:pPr>
    </w:p>
    <w:p w14:paraId="3249C7DD" w14:textId="77777777" w:rsidR="00DA2D48" w:rsidRPr="003555E7" w:rsidRDefault="00DA2D48" w:rsidP="00DA2D48">
      <w:pPr>
        <w:pStyle w:val="ListParagraph"/>
        <w:numPr>
          <w:ilvl w:val="0"/>
          <w:numId w:val="1"/>
        </w:numPr>
        <w:rPr>
          <w:sz w:val="32"/>
          <w:szCs w:val="32"/>
          <w:lang w:val="en-US"/>
        </w:rPr>
      </w:pPr>
      <w:r>
        <w:rPr>
          <w:sz w:val="32"/>
          <w:szCs w:val="32"/>
          <w:lang w:val="en-US"/>
        </w:rPr>
        <w:t xml:space="preserve">Strike </w:t>
      </w:r>
      <w:proofErr w:type="gramStart"/>
      <w:r>
        <w:rPr>
          <w:sz w:val="32"/>
          <w:szCs w:val="32"/>
          <w:lang w:val="en-US"/>
        </w:rPr>
        <w:t>Rate :</w:t>
      </w:r>
      <w:proofErr w:type="gramEnd"/>
      <w:r>
        <w:rPr>
          <w:sz w:val="32"/>
          <w:szCs w:val="32"/>
          <w:lang w:val="en-US"/>
        </w:rPr>
        <w:t xml:space="preserve"> the number of runs of a batter divided by the number of balls faced.</w:t>
      </w:r>
    </w:p>
    <w:p w14:paraId="5E6FE1B4" w14:textId="53853ACE" w:rsidR="00F90663" w:rsidRDefault="00F90663">
      <w:pPr>
        <w:rPr>
          <w:sz w:val="32"/>
          <w:szCs w:val="32"/>
          <w:lang w:val="en-US"/>
        </w:rPr>
      </w:pPr>
    </w:p>
    <w:p w14:paraId="033752D4" w14:textId="77777777" w:rsidR="00F90663" w:rsidRDefault="00F90663" w:rsidP="00F90663">
      <w:pPr>
        <w:pStyle w:val="ListParagraph"/>
        <w:numPr>
          <w:ilvl w:val="0"/>
          <w:numId w:val="1"/>
        </w:numPr>
        <w:rPr>
          <w:sz w:val="32"/>
          <w:szCs w:val="32"/>
          <w:lang w:val="en-US"/>
        </w:rPr>
      </w:pPr>
      <w:r>
        <w:rPr>
          <w:sz w:val="32"/>
          <w:szCs w:val="32"/>
          <w:lang w:val="en-US"/>
        </w:rPr>
        <w:t xml:space="preserve">Balls </w:t>
      </w:r>
      <w:proofErr w:type="gramStart"/>
      <w:r>
        <w:rPr>
          <w:sz w:val="32"/>
          <w:szCs w:val="32"/>
          <w:lang w:val="en-US"/>
        </w:rPr>
        <w:t>faced :</w:t>
      </w:r>
      <w:proofErr w:type="gramEnd"/>
      <w:r>
        <w:rPr>
          <w:sz w:val="32"/>
          <w:szCs w:val="32"/>
          <w:lang w:val="en-US"/>
        </w:rPr>
        <w:t xml:space="preserve"> The number of balls faced by the batsman.</w:t>
      </w:r>
    </w:p>
    <w:p w14:paraId="7C712DF5" w14:textId="77777777" w:rsidR="00F90663" w:rsidRDefault="00F90663" w:rsidP="00F90663">
      <w:pPr>
        <w:pStyle w:val="ListParagraph"/>
        <w:rPr>
          <w:sz w:val="32"/>
          <w:szCs w:val="32"/>
          <w:lang w:val="en-US"/>
        </w:rPr>
      </w:pPr>
    </w:p>
    <w:p w14:paraId="1CFD10E3" w14:textId="77777777" w:rsidR="00F90663" w:rsidRDefault="00F90663" w:rsidP="00F90663">
      <w:pPr>
        <w:pStyle w:val="ListParagraph"/>
        <w:numPr>
          <w:ilvl w:val="0"/>
          <w:numId w:val="1"/>
        </w:numPr>
        <w:rPr>
          <w:sz w:val="32"/>
          <w:szCs w:val="32"/>
          <w:lang w:val="en-US"/>
        </w:rPr>
      </w:pPr>
      <w:proofErr w:type="gramStart"/>
      <w:r>
        <w:rPr>
          <w:sz w:val="32"/>
          <w:szCs w:val="32"/>
          <w:lang w:val="en-US"/>
        </w:rPr>
        <w:t>Fours :</w:t>
      </w:r>
      <w:proofErr w:type="gramEnd"/>
      <w:r>
        <w:rPr>
          <w:sz w:val="32"/>
          <w:szCs w:val="32"/>
          <w:lang w:val="en-US"/>
        </w:rPr>
        <w:t xml:space="preserve"> Number of fours hit by the batsman.</w:t>
      </w:r>
    </w:p>
    <w:p w14:paraId="337D88D7" w14:textId="77777777" w:rsidR="00F90663" w:rsidRDefault="00F90663" w:rsidP="00F90663">
      <w:pPr>
        <w:pStyle w:val="ListParagraph"/>
        <w:rPr>
          <w:sz w:val="32"/>
          <w:szCs w:val="32"/>
          <w:lang w:val="en-US"/>
        </w:rPr>
      </w:pPr>
    </w:p>
    <w:p w14:paraId="71F778AB" w14:textId="77777777" w:rsidR="00F90663" w:rsidRDefault="00F90663" w:rsidP="00F90663">
      <w:pPr>
        <w:pStyle w:val="ListParagraph"/>
        <w:numPr>
          <w:ilvl w:val="0"/>
          <w:numId w:val="1"/>
        </w:numPr>
        <w:rPr>
          <w:sz w:val="32"/>
          <w:szCs w:val="32"/>
          <w:lang w:val="en-US"/>
        </w:rPr>
      </w:pPr>
      <w:proofErr w:type="gramStart"/>
      <w:r>
        <w:rPr>
          <w:sz w:val="32"/>
          <w:szCs w:val="32"/>
          <w:lang w:val="en-US"/>
        </w:rPr>
        <w:t>Sixes :</w:t>
      </w:r>
      <w:proofErr w:type="gramEnd"/>
      <w:r>
        <w:rPr>
          <w:sz w:val="32"/>
          <w:szCs w:val="32"/>
          <w:lang w:val="en-US"/>
        </w:rPr>
        <w:t xml:space="preserve"> Number of sixes hit by the batsman.</w:t>
      </w:r>
    </w:p>
    <w:p w14:paraId="3DDD2CC9" w14:textId="77777777" w:rsidR="00F90663" w:rsidRDefault="00F90663" w:rsidP="00F90663">
      <w:pPr>
        <w:pStyle w:val="ListParagraph"/>
        <w:rPr>
          <w:sz w:val="32"/>
          <w:szCs w:val="32"/>
          <w:lang w:val="en-US"/>
        </w:rPr>
      </w:pPr>
    </w:p>
    <w:p w14:paraId="690BEDD0" w14:textId="77777777" w:rsidR="00F90663" w:rsidRPr="003555E7" w:rsidRDefault="00F90663" w:rsidP="00F90663">
      <w:pPr>
        <w:pStyle w:val="ListParagraph"/>
        <w:numPr>
          <w:ilvl w:val="0"/>
          <w:numId w:val="1"/>
        </w:numPr>
        <w:rPr>
          <w:sz w:val="32"/>
          <w:szCs w:val="32"/>
          <w:lang w:val="en-US"/>
        </w:rPr>
      </w:pPr>
      <w:r>
        <w:rPr>
          <w:sz w:val="32"/>
          <w:szCs w:val="32"/>
          <w:lang w:val="en-US"/>
        </w:rPr>
        <w:t xml:space="preserve">Strike </w:t>
      </w:r>
      <w:proofErr w:type="gramStart"/>
      <w:r>
        <w:rPr>
          <w:sz w:val="32"/>
          <w:szCs w:val="32"/>
          <w:lang w:val="en-US"/>
        </w:rPr>
        <w:t>Rate :</w:t>
      </w:r>
      <w:proofErr w:type="gramEnd"/>
      <w:r>
        <w:rPr>
          <w:sz w:val="32"/>
          <w:szCs w:val="32"/>
          <w:lang w:val="en-US"/>
        </w:rPr>
        <w:t xml:space="preserve"> the number of runs of a batter divided by the number of balls faced.</w:t>
      </w:r>
    </w:p>
    <w:p w14:paraId="1EFA52E9" w14:textId="4E26EA66" w:rsidR="00F90663" w:rsidRPr="00F90663" w:rsidRDefault="00F90663" w:rsidP="00F90663">
      <w:pPr>
        <w:rPr>
          <w:sz w:val="32"/>
          <w:szCs w:val="32"/>
          <w:lang w:val="en-US"/>
        </w:rPr>
      </w:pPr>
    </w:p>
    <w:p w14:paraId="45FB2E8F" w14:textId="77777777" w:rsidR="00F90663" w:rsidRDefault="00F90663">
      <w:pPr>
        <w:rPr>
          <w:sz w:val="32"/>
          <w:szCs w:val="32"/>
          <w:lang w:val="en-US"/>
        </w:rPr>
      </w:pPr>
      <w:r>
        <w:rPr>
          <w:sz w:val="32"/>
          <w:szCs w:val="32"/>
          <w:lang w:val="en-US"/>
        </w:rPr>
        <w:br w:type="page"/>
      </w:r>
    </w:p>
    <w:p w14:paraId="6213CD91" w14:textId="3E9C36CB" w:rsidR="003555E7" w:rsidRDefault="00397E6A" w:rsidP="00397E6A">
      <w:pPr>
        <w:pStyle w:val="Title"/>
        <w:rPr>
          <w:rFonts w:asciiTheme="minorHAnsi" w:hAnsiTheme="minorHAnsi" w:cstheme="minorHAnsi"/>
          <w:b/>
          <w:bCs/>
          <w:sz w:val="40"/>
          <w:szCs w:val="40"/>
          <w:lang w:val="en-US"/>
        </w:rPr>
      </w:pPr>
      <w:proofErr w:type="gramStart"/>
      <w:r>
        <w:rPr>
          <w:rFonts w:asciiTheme="minorHAnsi" w:hAnsiTheme="minorHAnsi" w:cstheme="minorHAnsi"/>
          <w:b/>
          <w:bCs/>
          <w:sz w:val="40"/>
          <w:szCs w:val="40"/>
          <w:u w:val="single"/>
          <w:lang w:val="en-US"/>
        </w:rPr>
        <w:lastRenderedPageBreak/>
        <w:t xml:space="preserve">OBJECTIVE </w:t>
      </w:r>
      <w:r>
        <w:rPr>
          <w:rFonts w:asciiTheme="minorHAnsi" w:hAnsiTheme="minorHAnsi" w:cstheme="minorHAnsi"/>
          <w:b/>
          <w:bCs/>
          <w:sz w:val="40"/>
          <w:szCs w:val="40"/>
          <w:lang w:val="en-US"/>
        </w:rPr>
        <w:t>:</w:t>
      </w:r>
      <w:proofErr w:type="gramEnd"/>
    </w:p>
    <w:p w14:paraId="09EEE65C" w14:textId="2D081E61" w:rsidR="00397E6A" w:rsidRDefault="00397E6A" w:rsidP="00397E6A">
      <w:pPr>
        <w:rPr>
          <w:lang w:val="en-US"/>
        </w:rPr>
      </w:pPr>
    </w:p>
    <w:p w14:paraId="2B82499A" w14:textId="42B0047F" w:rsidR="00397E6A" w:rsidRPr="00E32319" w:rsidRDefault="001D2CD0" w:rsidP="00397E6A">
      <w:r>
        <w:rPr>
          <w:sz w:val="32"/>
          <w:szCs w:val="32"/>
          <w:lang w:val="en-US"/>
        </w:rPr>
        <w:t xml:space="preserve">The </w:t>
      </w:r>
      <w:r w:rsidR="00DB5F6B">
        <w:rPr>
          <w:sz w:val="32"/>
          <w:szCs w:val="32"/>
          <w:lang w:val="en-US"/>
        </w:rPr>
        <w:t>main aim of this project is to vis</w:t>
      </w:r>
      <w:r w:rsidR="001C336B">
        <w:rPr>
          <w:sz w:val="32"/>
          <w:szCs w:val="32"/>
          <w:lang w:val="en-US"/>
        </w:rPr>
        <w:t>ualize batting performance which consists of p</w:t>
      </w:r>
      <w:r w:rsidR="00EF40EE">
        <w:rPr>
          <w:sz w:val="32"/>
          <w:szCs w:val="32"/>
          <w:lang w:val="en-US"/>
        </w:rPr>
        <w:t>la</w:t>
      </w:r>
      <w:r w:rsidR="001C336B">
        <w:rPr>
          <w:sz w:val="32"/>
          <w:szCs w:val="32"/>
          <w:lang w:val="en-US"/>
        </w:rPr>
        <w:t xml:space="preserve">yer’s name </w:t>
      </w:r>
      <w:r w:rsidR="00101776">
        <w:rPr>
          <w:sz w:val="32"/>
          <w:szCs w:val="32"/>
          <w:lang w:val="en-US"/>
        </w:rPr>
        <w:t>, balls faced , strike rate using Tableau tool</w:t>
      </w:r>
      <w:r w:rsidR="00E32319">
        <w:rPr>
          <w:sz w:val="32"/>
          <w:szCs w:val="32"/>
          <w:lang w:val="en-US"/>
        </w:rPr>
        <w:t>.</w:t>
      </w:r>
    </w:p>
    <w:p w14:paraId="24FE30ED" w14:textId="46A7A9F9" w:rsidR="00101776" w:rsidRDefault="00101776" w:rsidP="00397E6A">
      <w:pPr>
        <w:rPr>
          <w:sz w:val="32"/>
          <w:szCs w:val="32"/>
          <w:lang w:val="en-US"/>
        </w:rPr>
      </w:pPr>
    </w:p>
    <w:p w14:paraId="29307FF0" w14:textId="309A536A" w:rsidR="00101776" w:rsidRDefault="00996F24" w:rsidP="00397E6A">
      <w:pPr>
        <w:rPr>
          <w:sz w:val="32"/>
          <w:szCs w:val="32"/>
        </w:rPr>
      </w:pPr>
      <w:r w:rsidRPr="00996F24">
        <w:rPr>
          <w:sz w:val="32"/>
          <w:szCs w:val="32"/>
        </w:rPr>
        <w:t>After analysis of the dataset, the aim of this project is to give answer of given objectives in easy way:</w:t>
      </w:r>
    </w:p>
    <w:p w14:paraId="02C7DD86" w14:textId="68693650" w:rsidR="00996F24" w:rsidRDefault="00C61F16" w:rsidP="00C70265">
      <w:pPr>
        <w:pStyle w:val="ListParagraph"/>
        <w:numPr>
          <w:ilvl w:val="0"/>
          <w:numId w:val="2"/>
        </w:numPr>
        <w:rPr>
          <w:sz w:val="32"/>
          <w:szCs w:val="32"/>
        </w:rPr>
      </w:pPr>
      <w:r>
        <w:rPr>
          <w:sz w:val="32"/>
          <w:szCs w:val="32"/>
        </w:rPr>
        <w:t>Player’s and number of runs scored in the tournament</w:t>
      </w:r>
      <w:r w:rsidR="007F2436">
        <w:rPr>
          <w:sz w:val="32"/>
          <w:szCs w:val="32"/>
        </w:rPr>
        <w:t>.</w:t>
      </w:r>
    </w:p>
    <w:p w14:paraId="58FA8F55" w14:textId="77777777" w:rsidR="00012DAF" w:rsidRDefault="00012DAF" w:rsidP="00012DAF">
      <w:pPr>
        <w:pStyle w:val="ListParagraph"/>
        <w:rPr>
          <w:sz w:val="32"/>
          <w:szCs w:val="32"/>
        </w:rPr>
      </w:pPr>
    </w:p>
    <w:p w14:paraId="79FB2B3B" w14:textId="52BE8EDC" w:rsidR="00932476" w:rsidRDefault="00932476" w:rsidP="00932476">
      <w:pPr>
        <w:pStyle w:val="ListParagraph"/>
        <w:numPr>
          <w:ilvl w:val="0"/>
          <w:numId w:val="2"/>
        </w:numPr>
        <w:rPr>
          <w:sz w:val="32"/>
          <w:szCs w:val="32"/>
          <w:lang w:val="en-US"/>
        </w:rPr>
      </w:pPr>
      <w:r>
        <w:rPr>
          <w:sz w:val="32"/>
          <w:szCs w:val="32"/>
          <w:lang w:val="en-US"/>
        </w:rPr>
        <w:t>Player’s having more than 200 runs in the tournament</w:t>
      </w:r>
      <w:r w:rsidR="007F2436">
        <w:rPr>
          <w:sz w:val="32"/>
          <w:szCs w:val="32"/>
          <w:lang w:val="en-US"/>
        </w:rPr>
        <w:t>.</w:t>
      </w:r>
    </w:p>
    <w:p w14:paraId="4AA5F6C3" w14:textId="77777777" w:rsidR="00012DAF" w:rsidRDefault="00012DAF" w:rsidP="00012DAF">
      <w:pPr>
        <w:pStyle w:val="ListParagraph"/>
        <w:rPr>
          <w:sz w:val="32"/>
          <w:szCs w:val="32"/>
          <w:lang w:val="en-US"/>
        </w:rPr>
      </w:pPr>
    </w:p>
    <w:p w14:paraId="77DFD33E" w14:textId="737B64FC" w:rsidR="00932476" w:rsidRDefault="00932476" w:rsidP="00932476">
      <w:pPr>
        <w:pStyle w:val="ListParagraph"/>
        <w:numPr>
          <w:ilvl w:val="0"/>
          <w:numId w:val="2"/>
        </w:numPr>
        <w:rPr>
          <w:sz w:val="32"/>
          <w:szCs w:val="32"/>
          <w:lang w:val="en-US"/>
        </w:rPr>
      </w:pPr>
      <w:r>
        <w:rPr>
          <w:sz w:val="32"/>
          <w:szCs w:val="32"/>
          <w:lang w:val="en-US"/>
        </w:rPr>
        <w:t>Player’s having more than 200 runs with the strike rate above 120</w:t>
      </w:r>
      <w:r w:rsidR="007F2436">
        <w:rPr>
          <w:sz w:val="32"/>
          <w:szCs w:val="32"/>
          <w:lang w:val="en-US"/>
        </w:rPr>
        <w:t>.</w:t>
      </w:r>
    </w:p>
    <w:p w14:paraId="67661998" w14:textId="77777777" w:rsidR="00012DAF" w:rsidRDefault="00012DAF" w:rsidP="00012DAF">
      <w:pPr>
        <w:pStyle w:val="ListParagraph"/>
        <w:rPr>
          <w:sz w:val="32"/>
          <w:szCs w:val="32"/>
          <w:lang w:val="en-US"/>
        </w:rPr>
      </w:pPr>
    </w:p>
    <w:p w14:paraId="795F79C7" w14:textId="77777777" w:rsidR="00012DAF" w:rsidRPr="00012DAF" w:rsidRDefault="00932476" w:rsidP="00932476">
      <w:pPr>
        <w:pStyle w:val="ListParagraph"/>
        <w:numPr>
          <w:ilvl w:val="0"/>
          <w:numId w:val="2"/>
        </w:numPr>
        <w:rPr>
          <w:sz w:val="32"/>
          <w:szCs w:val="32"/>
        </w:rPr>
      </w:pPr>
      <w:r>
        <w:rPr>
          <w:sz w:val="32"/>
          <w:szCs w:val="32"/>
          <w:lang w:val="en-US"/>
        </w:rPr>
        <w:t>Match name and total number of boundaries takes place in match</w:t>
      </w:r>
      <w:r w:rsidR="007F2436">
        <w:rPr>
          <w:sz w:val="32"/>
          <w:szCs w:val="32"/>
          <w:lang w:val="en-US"/>
        </w:rPr>
        <w:t>.</w:t>
      </w:r>
    </w:p>
    <w:p w14:paraId="22B59B22" w14:textId="6A5DC576" w:rsidR="001229D5" w:rsidRPr="00932476" w:rsidRDefault="00932476" w:rsidP="00012DAF">
      <w:pPr>
        <w:pStyle w:val="ListParagraph"/>
        <w:rPr>
          <w:sz w:val="32"/>
          <w:szCs w:val="32"/>
        </w:rPr>
      </w:pPr>
      <w:r>
        <w:rPr>
          <w:sz w:val="32"/>
          <w:szCs w:val="32"/>
          <w:lang w:val="en-US"/>
        </w:rPr>
        <w:t xml:space="preserve"> </w:t>
      </w:r>
    </w:p>
    <w:p w14:paraId="07E0CB45" w14:textId="66A3AE19" w:rsidR="00932476" w:rsidRPr="00012DAF" w:rsidRDefault="00795D7B" w:rsidP="00932476">
      <w:pPr>
        <w:pStyle w:val="ListParagraph"/>
        <w:numPr>
          <w:ilvl w:val="0"/>
          <w:numId w:val="2"/>
        </w:numPr>
        <w:rPr>
          <w:sz w:val="32"/>
          <w:szCs w:val="32"/>
        </w:rPr>
      </w:pPr>
      <w:r>
        <w:rPr>
          <w:sz w:val="32"/>
          <w:szCs w:val="32"/>
          <w:lang w:val="en-US"/>
        </w:rPr>
        <w:t>Player’s having more than 100 runs at a single venue</w:t>
      </w:r>
      <w:r w:rsidR="007F2436">
        <w:rPr>
          <w:sz w:val="32"/>
          <w:szCs w:val="32"/>
          <w:lang w:val="en-US"/>
        </w:rPr>
        <w:t>.</w:t>
      </w:r>
    </w:p>
    <w:p w14:paraId="65A9337F" w14:textId="77777777" w:rsidR="00012DAF" w:rsidRPr="00012DAF" w:rsidRDefault="00012DAF" w:rsidP="00012DAF">
      <w:pPr>
        <w:rPr>
          <w:sz w:val="32"/>
          <w:szCs w:val="32"/>
        </w:rPr>
      </w:pPr>
    </w:p>
    <w:p w14:paraId="0FE6FEF2" w14:textId="2270F78E" w:rsidR="00795D7B" w:rsidRPr="00932476" w:rsidRDefault="00795D7B" w:rsidP="00932476">
      <w:pPr>
        <w:pStyle w:val="ListParagraph"/>
        <w:numPr>
          <w:ilvl w:val="0"/>
          <w:numId w:val="2"/>
        </w:numPr>
        <w:rPr>
          <w:sz w:val="32"/>
          <w:szCs w:val="32"/>
        </w:rPr>
      </w:pPr>
      <w:r>
        <w:rPr>
          <w:sz w:val="32"/>
          <w:szCs w:val="32"/>
          <w:lang w:val="en-US"/>
        </w:rPr>
        <w:t>Team and their boundary count</w:t>
      </w:r>
      <w:r w:rsidR="007F2436">
        <w:rPr>
          <w:sz w:val="32"/>
          <w:szCs w:val="32"/>
          <w:lang w:val="en-US"/>
        </w:rPr>
        <w:t>.</w:t>
      </w:r>
    </w:p>
    <w:p w14:paraId="69A2C35E" w14:textId="1016AD50" w:rsidR="001229D5" w:rsidRDefault="001229D5" w:rsidP="00FE6743">
      <w:pPr>
        <w:pStyle w:val="ListParagraph"/>
        <w:rPr>
          <w:sz w:val="32"/>
          <w:szCs w:val="32"/>
          <w:lang w:val="en-US"/>
        </w:rPr>
      </w:pPr>
    </w:p>
    <w:p w14:paraId="56B1A67D" w14:textId="34D7DF65" w:rsidR="00560B42" w:rsidRPr="003D5260" w:rsidRDefault="00560B42" w:rsidP="003D5260">
      <w:pPr>
        <w:pStyle w:val="ListParagraph"/>
        <w:numPr>
          <w:ilvl w:val="0"/>
          <w:numId w:val="2"/>
        </w:numPr>
        <w:jc w:val="both"/>
        <w:rPr>
          <w:sz w:val="32"/>
          <w:szCs w:val="32"/>
          <w:lang w:val="en-US"/>
        </w:rPr>
      </w:pPr>
      <w:r w:rsidRPr="003D5260">
        <w:rPr>
          <w:sz w:val="32"/>
          <w:szCs w:val="32"/>
          <w:lang w:val="en-US"/>
        </w:rPr>
        <w:br w:type="page"/>
      </w:r>
    </w:p>
    <w:p w14:paraId="1A021B3D" w14:textId="21FFADA3" w:rsidR="00560B42" w:rsidRDefault="00560B42" w:rsidP="00560B42">
      <w:pPr>
        <w:rPr>
          <w:b/>
          <w:bCs/>
          <w:sz w:val="40"/>
          <w:szCs w:val="40"/>
          <w:lang w:val="en-US"/>
        </w:rPr>
      </w:pPr>
      <w:r w:rsidRPr="00560B42">
        <w:rPr>
          <w:b/>
          <w:bCs/>
          <w:sz w:val="40"/>
          <w:szCs w:val="40"/>
          <w:u w:val="single"/>
          <w:lang w:val="en-US"/>
        </w:rPr>
        <w:lastRenderedPageBreak/>
        <w:t xml:space="preserve">SOURCE OF </w:t>
      </w:r>
      <w:proofErr w:type="gramStart"/>
      <w:r w:rsidRPr="00560B42">
        <w:rPr>
          <w:b/>
          <w:bCs/>
          <w:sz w:val="40"/>
          <w:szCs w:val="40"/>
          <w:u w:val="single"/>
          <w:lang w:val="en-US"/>
        </w:rPr>
        <w:t xml:space="preserve">DATASET </w:t>
      </w:r>
      <w:r w:rsidRPr="00560B42">
        <w:rPr>
          <w:b/>
          <w:bCs/>
          <w:sz w:val="40"/>
          <w:szCs w:val="40"/>
          <w:lang w:val="en-US"/>
        </w:rPr>
        <w:t>:</w:t>
      </w:r>
      <w:proofErr w:type="gramEnd"/>
    </w:p>
    <w:p w14:paraId="1A033D49" w14:textId="77777777" w:rsidR="00707433" w:rsidRPr="00560B42" w:rsidRDefault="00707433" w:rsidP="00560B42">
      <w:pPr>
        <w:rPr>
          <w:b/>
          <w:bCs/>
          <w:sz w:val="40"/>
          <w:szCs w:val="40"/>
          <w:lang w:val="en-US"/>
        </w:rPr>
      </w:pPr>
    </w:p>
    <w:p w14:paraId="770EAC65" w14:textId="10FC11D0" w:rsidR="00560B42" w:rsidRPr="00560B42" w:rsidRDefault="00560B42" w:rsidP="00560B42">
      <w:pPr>
        <w:rPr>
          <w:b/>
          <w:bCs/>
          <w:sz w:val="32"/>
          <w:szCs w:val="32"/>
          <w:lang w:val="en-US"/>
        </w:rPr>
      </w:pPr>
      <w:r w:rsidRPr="00560B42">
        <w:rPr>
          <w:b/>
          <w:bCs/>
          <w:sz w:val="32"/>
          <w:szCs w:val="32"/>
          <w:lang w:val="en-US"/>
        </w:rPr>
        <w:t xml:space="preserve"> </w:t>
      </w:r>
      <w:hyperlink r:id="rId8" w:history="1">
        <w:r w:rsidRPr="00560B42">
          <w:rPr>
            <w:rStyle w:val="Hyperlink"/>
            <w:sz w:val="32"/>
            <w:szCs w:val="32"/>
          </w:rPr>
          <w:t>ICC Men's T20 World Cup 2022 | Kaggle</w:t>
        </w:r>
      </w:hyperlink>
    </w:p>
    <w:p w14:paraId="359A200E" w14:textId="77777777" w:rsidR="00560B42" w:rsidRDefault="00560B42" w:rsidP="00560B42">
      <w:pPr>
        <w:rPr>
          <w:sz w:val="32"/>
          <w:szCs w:val="32"/>
        </w:rPr>
      </w:pPr>
    </w:p>
    <w:p w14:paraId="6A025B82" w14:textId="77777777" w:rsidR="00540708" w:rsidRDefault="00540708" w:rsidP="00560B42">
      <w:pPr>
        <w:rPr>
          <w:sz w:val="32"/>
          <w:szCs w:val="32"/>
        </w:rPr>
      </w:pPr>
    </w:p>
    <w:p w14:paraId="6F4E57BC" w14:textId="77777777" w:rsidR="00540708" w:rsidRDefault="00540708" w:rsidP="00560B42">
      <w:pPr>
        <w:rPr>
          <w:b/>
          <w:bCs/>
          <w:sz w:val="40"/>
          <w:szCs w:val="40"/>
        </w:rPr>
      </w:pPr>
      <w:proofErr w:type="gramStart"/>
      <w:r>
        <w:rPr>
          <w:b/>
          <w:bCs/>
          <w:sz w:val="40"/>
          <w:szCs w:val="40"/>
          <w:u w:val="single"/>
        </w:rPr>
        <w:t xml:space="preserve">KAGGLE </w:t>
      </w:r>
      <w:r>
        <w:rPr>
          <w:b/>
          <w:bCs/>
          <w:sz w:val="40"/>
          <w:szCs w:val="40"/>
        </w:rPr>
        <w:t>:</w:t>
      </w:r>
      <w:proofErr w:type="gramEnd"/>
    </w:p>
    <w:p w14:paraId="34792FE0" w14:textId="77777777" w:rsidR="00707433" w:rsidRDefault="00540708" w:rsidP="00560B42">
      <w:pPr>
        <w:rPr>
          <w:b/>
          <w:bCs/>
          <w:sz w:val="32"/>
          <w:szCs w:val="32"/>
        </w:rPr>
      </w:pPr>
      <w:r w:rsidRPr="00462F6E">
        <w:rPr>
          <w:b/>
          <w:bCs/>
          <w:sz w:val="32"/>
          <w:szCs w:val="32"/>
        </w:rPr>
        <w:t xml:space="preserve">    </w:t>
      </w:r>
      <w:r w:rsidR="00707433">
        <w:rPr>
          <w:b/>
          <w:bCs/>
          <w:sz w:val="32"/>
          <w:szCs w:val="32"/>
        </w:rPr>
        <w:t xml:space="preserve"> </w:t>
      </w:r>
    </w:p>
    <w:p w14:paraId="6A2AD40B" w14:textId="420E2A4A" w:rsidR="00462F6E" w:rsidRDefault="00462F6E" w:rsidP="00560B42">
      <w:r w:rsidRPr="00462F6E">
        <w:rPr>
          <w:sz w:val="32"/>
          <w:szCs w:val="32"/>
        </w:rPr>
        <w:t>Kaggle is an online community for data scientists and machine learners, developed by Google. Kaggle allows users to find and publish data sets, explore, and build models in a web-based data-science environment, work with other data scientists and machine learning engineers, and enter competitions to solve data science challenges. Kaggle got its start by offering machine learning competitions and now also offers a public data platform, a cloud - based workbench for data science, and short form Al education. On 8 March 2017, Google announced that they were acquiring Kaggle</w:t>
      </w:r>
      <w:r>
        <w:t>.</w:t>
      </w:r>
    </w:p>
    <w:p w14:paraId="3F693825" w14:textId="77777777" w:rsidR="00462F6E" w:rsidRDefault="00462F6E" w:rsidP="00560B42"/>
    <w:p w14:paraId="04E883F2" w14:textId="6D27ED89" w:rsidR="00707433" w:rsidRDefault="003F4B01" w:rsidP="00560B42">
      <w:pPr>
        <w:rPr>
          <w:sz w:val="32"/>
          <w:szCs w:val="32"/>
        </w:rPr>
      </w:pPr>
      <w:r w:rsidRPr="003F4B01">
        <w:rPr>
          <w:sz w:val="32"/>
          <w:szCs w:val="32"/>
        </w:rPr>
        <w:t xml:space="preserve">This data science project </w:t>
      </w:r>
      <w:proofErr w:type="spellStart"/>
      <w:r w:rsidRPr="003F4B01">
        <w:rPr>
          <w:sz w:val="32"/>
          <w:szCs w:val="32"/>
        </w:rPr>
        <w:t>analyzes</w:t>
      </w:r>
      <w:proofErr w:type="spellEnd"/>
      <w:r w:rsidRPr="003F4B01">
        <w:rPr>
          <w:sz w:val="32"/>
          <w:szCs w:val="32"/>
        </w:rPr>
        <w:t xml:space="preserve"> the </w:t>
      </w:r>
      <w:r>
        <w:rPr>
          <w:sz w:val="32"/>
          <w:szCs w:val="32"/>
        </w:rPr>
        <w:t>Batting cards of 2022 T20 WC</w:t>
      </w:r>
      <w:r w:rsidRPr="003F4B01">
        <w:rPr>
          <w:sz w:val="32"/>
          <w:szCs w:val="32"/>
        </w:rPr>
        <w:t xml:space="preserve"> dataset. It was created for the (B. Tech CSE </w:t>
      </w:r>
      <w:r>
        <w:rPr>
          <w:sz w:val="32"/>
          <w:szCs w:val="32"/>
        </w:rPr>
        <w:t>6</w:t>
      </w:r>
      <w:r w:rsidRPr="003F4B01">
        <w:rPr>
          <w:sz w:val="32"/>
          <w:szCs w:val="32"/>
          <w:vertAlign w:val="superscript"/>
        </w:rPr>
        <w:t>th</w:t>
      </w:r>
      <w:r>
        <w:rPr>
          <w:sz w:val="32"/>
          <w:szCs w:val="32"/>
        </w:rPr>
        <w:t xml:space="preserve"> </w:t>
      </w:r>
      <w:r w:rsidRPr="003F4B01">
        <w:rPr>
          <w:sz w:val="32"/>
          <w:szCs w:val="32"/>
        </w:rPr>
        <w:t>semester Introduction to Data Science course) project</w:t>
      </w:r>
      <w:r>
        <w:rPr>
          <w:sz w:val="32"/>
          <w:szCs w:val="32"/>
        </w:rPr>
        <w:t>.</w:t>
      </w:r>
    </w:p>
    <w:p w14:paraId="45E7C671" w14:textId="77777777" w:rsidR="00707433" w:rsidRDefault="00707433">
      <w:pPr>
        <w:rPr>
          <w:sz w:val="32"/>
          <w:szCs w:val="32"/>
        </w:rPr>
      </w:pPr>
      <w:r>
        <w:rPr>
          <w:sz w:val="32"/>
          <w:szCs w:val="32"/>
        </w:rPr>
        <w:br w:type="page"/>
      </w:r>
    </w:p>
    <w:p w14:paraId="4A6F2EB6" w14:textId="77777777" w:rsidR="00707433" w:rsidRDefault="00707433" w:rsidP="00560B42">
      <w:pPr>
        <w:rPr>
          <w:sz w:val="32"/>
          <w:szCs w:val="32"/>
        </w:rPr>
      </w:pPr>
    </w:p>
    <w:p w14:paraId="67BD194D" w14:textId="1F045974" w:rsidR="00560B42" w:rsidRPr="003F4B01" w:rsidRDefault="00560B42" w:rsidP="00560B42">
      <w:pPr>
        <w:rPr>
          <w:b/>
          <w:bCs/>
          <w:sz w:val="32"/>
          <w:szCs w:val="32"/>
        </w:rPr>
      </w:pPr>
      <w:r w:rsidRPr="003F4B01">
        <w:rPr>
          <w:sz w:val="32"/>
          <w:szCs w:val="32"/>
        </w:rPr>
        <w:t xml:space="preserve">    </w:t>
      </w:r>
    </w:p>
    <w:p w14:paraId="2DC55B93" w14:textId="2FD09CC7" w:rsidR="005A04A6" w:rsidRDefault="001B653D" w:rsidP="001229D5">
      <w:pPr>
        <w:rPr>
          <w:rFonts w:cstheme="minorHAnsi"/>
          <w:b/>
          <w:bCs/>
          <w:sz w:val="40"/>
          <w:szCs w:val="40"/>
          <w:lang w:val="en-US"/>
        </w:rPr>
      </w:pPr>
      <w:r w:rsidRPr="001B653D">
        <w:rPr>
          <w:rFonts w:cstheme="minorHAnsi"/>
          <w:b/>
          <w:bCs/>
          <w:sz w:val="40"/>
          <w:szCs w:val="40"/>
          <w:u w:val="single"/>
        </w:rPr>
        <w:t>Sample of Dataset with Data</w:t>
      </w:r>
      <w:r w:rsidR="004814ED">
        <w:rPr>
          <w:rFonts w:cstheme="minorHAnsi"/>
          <w:b/>
          <w:bCs/>
          <w:sz w:val="40"/>
          <w:szCs w:val="40"/>
          <w:u w:val="single"/>
        </w:rPr>
        <w:t xml:space="preserve"> </w:t>
      </w:r>
      <w:proofErr w:type="gramStart"/>
      <w:r>
        <w:rPr>
          <w:rFonts w:cstheme="minorHAnsi"/>
          <w:b/>
          <w:bCs/>
          <w:sz w:val="40"/>
          <w:szCs w:val="40"/>
          <w:u w:val="single"/>
        </w:rPr>
        <w:t>f</w:t>
      </w:r>
      <w:r w:rsidRPr="001B653D">
        <w:rPr>
          <w:rFonts w:cstheme="minorHAnsi"/>
          <w:b/>
          <w:bCs/>
          <w:sz w:val="40"/>
          <w:szCs w:val="40"/>
          <w:u w:val="single"/>
        </w:rPr>
        <w:t>ields</w:t>
      </w:r>
      <w:r>
        <w:rPr>
          <w:rFonts w:cstheme="minorHAnsi"/>
          <w:b/>
          <w:bCs/>
          <w:sz w:val="40"/>
          <w:szCs w:val="40"/>
          <w:lang w:val="en-US"/>
        </w:rPr>
        <w:t xml:space="preserve"> :</w:t>
      </w:r>
      <w:proofErr w:type="gramEnd"/>
    </w:p>
    <w:p w14:paraId="154159B6" w14:textId="77777777" w:rsidR="00DC6B1D" w:rsidRDefault="00DC6B1D" w:rsidP="001229D5">
      <w:pPr>
        <w:rPr>
          <w:rFonts w:cstheme="minorHAnsi"/>
          <w:b/>
          <w:bCs/>
          <w:sz w:val="40"/>
          <w:szCs w:val="40"/>
          <w:lang w:val="en-US"/>
        </w:rPr>
      </w:pPr>
    </w:p>
    <w:p w14:paraId="3379B426" w14:textId="3EDD7B5F" w:rsidR="001B653D" w:rsidRPr="004736BE" w:rsidRDefault="00DC6B1D" w:rsidP="001229D5">
      <w:pPr>
        <w:rPr>
          <w:rFonts w:cstheme="minorHAnsi"/>
          <w:b/>
          <w:bCs/>
          <w:sz w:val="32"/>
          <w:szCs w:val="32"/>
          <w:lang w:val="en-US"/>
        </w:rPr>
      </w:pPr>
      <w:r>
        <w:rPr>
          <w:rFonts w:cstheme="minorHAnsi"/>
          <w:b/>
          <w:bCs/>
          <w:sz w:val="40"/>
          <w:szCs w:val="40"/>
          <w:lang w:val="en-US"/>
        </w:rPr>
        <w:t xml:space="preserve"> </w:t>
      </w:r>
      <w:r w:rsidR="004736BE" w:rsidRPr="004736BE">
        <w:rPr>
          <w:sz w:val="32"/>
          <w:szCs w:val="32"/>
        </w:rPr>
        <w:t>The dataset contains the following columns lik</w:t>
      </w:r>
      <w:r w:rsidR="004736BE">
        <w:rPr>
          <w:sz w:val="32"/>
          <w:szCs w:val="32"/>
        </w:rPr>
        <w:t xml:space="preserve">e </w:t>
      </w:r>
      <w:r w:rsidR="009E5D71">
        <w:rPr>
          <w:sz w:val="32"/>
          <w:szCs w:val="32"/>
        </w:rPr>
        <w:t>Match</w:t>
      </w:r>
      <w:r w:rsidR="004814ED">
        <w:rPr>
          <w:sz w:val="32"/>
          <w:szCs w:val="32"/>
        </w:rPr>
        <w:t xml:space="preserve"> </w:t>
      </w:r>
      <w:r w:rsidR="009E5D71">
        <w:rPr>
          <w:sz w:val="32"/>
          <w:szCs w:val="32"/>
        </w:rPr>
        <w:t>name , Venue , City , Player’s name , Runs and so</w:t>
      </w:r>
      <w:r>
        <w:rPr>
          <w:sz w:val="32"/>
          <w:szCs w:val="32"/>
        </w:rPr>
        <w:t xml:space="preserve"> on.</w:t>
      </w:r>
    </w:p>
    <w:p w14:paraId="0EDE1440" w14:textId="0FFB16A0" w:rsidR="008B525E" w:rsidRDefault="008B525E" w:rsidP="001229D5">
      <w:pPr>
        <w:rPr>
          <w:rFonts w:cstheme="minorHAnsi"/>
          <w:b/>
          <w:bCs/>
          <w:sz w:val="40"/>
          <w:szCs w:val="40"/>
          <w:lang w:val="en-US"/>
        </w:rPr>
      </w:pPr>
    </w:p>
    <w:p w14:paraId="2E9FB485" w14:textId="0A7F3CAB" w:rsidR="008B525E" w:rsidRDefault="008B525E">
      <w:pPr>
        <w:rPr>
          <w:rFonts w:cstheme="minorHAnsi"/>
          <w:b/>
          <w:bCs/>
          <w:sz w:val="40"/>
          <w:szCs w:val="40"/>
          <w:lang w:val="en-US"/>
        </w:rPr>
      </w:pPr>
      <w:r>
        <w:rPr>
          <w:rFonts w:cstheme="minorHAnsi"/>
          <w:b/>
          <w:bCs/>
          <w:noProof/>
          <w:sz w:val="40"/>
          <w:szCs w:val="40"/>
          <w:lang w:val="en-US"/>
        </w:rPr>
        <w:drawing>
          <wp:inline distT="0" distB="0" distL="0" distR="0" wp14:anchorId="4E4728E3" wp14:editId="77FDAADE">
            <wp:extent cx="5731510" cy="3505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r>
        <w:rPr>
          <w:rFonts w:cstheme="minorHAnsi"/>
          <w:b/>
          <w:bCs/>
          <w:sz w:val="40"/>
          <w:szCs w:val="40"/>
          <w:lang w:val="en-US"/>
        </w:rPr>
        <w:br w:type="page"/>
      </w:r>
    </w:p>
    <w:p w14:paraId="279B6840" w14:textId="2DC32DBD" w:rsidR="008B525E" w:rsidRDefault="008B525E" w:rsidP="001229D5">
      <w:pPr>
        <w:rPr>
          <w:rFonts w:cstheme="minorHAnsi"/>
          <w:b/>
          <w:bCs/>
          <w:sz w:val="40"/>
          <w:szCs w:val="40"/>
          <w:lang w:val="en-US"/>
        </w:rPr>
      </w:pPr>
    </w:p>
    <w:p w14:paraId="66F23D9D" w14:textId="77777777" w:rsidR="0025406E" w:rsidRDefault="008B525E">
      <w:pPr>
        <w:rPr>
          <w:rFonts w:cstheme="minorHAnsi"/>
          <w:b/>
          <w:bCs/>
          <w:sz w:val="40"/>
          <w:szCs w:val="40"/>
          <w:lang w:val="en-US"/>
        </w:rPr>
      </w:pPr>
      <w:proofErr w:type="gramStart"/>
      <w:r>
        <w:rPr>
          <w:rFonts w:cstheme="minorHAnsi"/>
          <w:b/>
          <w:bCs/>
          <w:sz w:val="40"/>
          <w:szCs w:val="40"/>
          <w:u w:val="single"/>
          <w:lang w:val="en-US"/>
        </w:rPr>
        <w:t xml:space="preserve">DATA </w:t>
      </w:r>
      <w:r>
        <w:rPr>
          <w:rFonts w:cstheme="minorHAnsi"/>
          <w:b/>
          <w:bCs/>
          <w:sz w:val="40"/>
          <w:szCs w:val="40"/>
          <w:lang w:val="en-US"/>
        </w:rPr>
        <w:t xml:space="preserve"> </w:t>
      </w:r>
      <w:r>
        <w:rPr>
          <w:rFonts w:cstheme="minorHAnsi"/>
          <w:b/>
          <w:bCs/>
          <w:sz w:val="40"/>
          <w:szCs w:val="40"/>
          <w:u w:val="single"/>
          <w:lang w:val="en-US"/>
        </w:rPr>
        <w:t>PRE</w:t>
      </w:r>
      <w:proofErr w:type="gramEnd"/>
      <w:r w:rsidR="0025406E">
        <w:rPr>
          <w:rFonts w:cstheme="minorHAnsi"/>
          <w:b/>
          <w:bCs/>
          <w:sz w:val="40"/>
          <w:szCs w:val="40"/>
          <w:u w:val="single"/>
          <w:lang w:val="en-US"/>
        </w:rPr>
        <w:t xml:space="preserve">-PROCESSING </w:t>
      </w:r>
      <w:r w:rsidR="0025406E">
        <w:rPr>
          <w:rFonts w:cstheme="minorHAnsi"/>
          <w:b/>
          <w:bCs/>
          <w:sz w:val="40"/>
          <w:szCs w:val="40"/>
          <w:lang w:val="en-US"/>
        </w:rPr>
        <w:t xml:space="preserve"> :</w:t>
      </w:r>
    </w:p>
    <w:p w14:paraId="0F9A7D1D" w14:textId="77777777" w:rsidR="0025406E" w:rsidRDefault="0025406E">
      <w:pPr>
        <w:rPr>
          <w:rFonts w:cstheme="minorHAnsi"/>
          <w:b/>
          <w:bCs/>
          <w:sz w:val="40"/>
          <w:szCs w:val="40"/>
          <w:lang w:val="en-US"/>
        </w:rPr>
      </w:pPr>
    </w:p>
    <w:p w14:paraId="3FD97460" w14:textId="77777777" w:rsidR="00877F0C" w:rsidRDefault="00877F0C">
      <w:pPr>
        <w:rPr>
          <w:rFonts w:cstheme="minorHAnsi"/>
          <w:color w:val="273239"/>
          <w:spacing w:val="2"/>
          <w:sz w:val="32"/>
          <w:szCs w:val="32"/>
          <w:shd w:val="clear" w:color="auto" w:fill="FFFFFF"/>
        </w:rPr>
      </w:pPr>
      <w:r w:rsidRPr="00877F0C">
        <w:rPr>
          <w:rFonts w:cstheme="minorHAnsi"/>
          <w:color w:val="273239"/>
          <w:spacing w:val="2"/>
          <w:sz w:val="32"/>
          <w:szCs w:val="32"/>
          <w:shd w:val="clear" w:color="auto" w:fill="FFFFFF"/>
        </w:rPr>
        <w:t>Data pre</w:t>
      </w:r>
      <w:r>
        <w:rPr>
          <w:rFonts w:cstheme="minorHAnsi"/>
          <w:color w:val="273239"/>
          <w:spacing w:val="2"/>
          <w:sz w:val="32"/>
          <w:szCs w:val="32"/>
          <w:shd w:val="clear" w:color="auto" w:fill="FFFFFF"/>
        </w:rPr>
        <w:t>-</w:t>
      </w:r>
      <w:r w:rsidRPr="00877F0C">
        <w:rPr>
          <w:rFonts w:cstheme="minorHAnsi"/>
          <w:color w:val="273239"/>
          <w:spacing w:val="2"/>
          <w:sz w:val="32"/>
          <w:szCs w:val="32"/>
          <w:shd w:val="clear" w:color="auto" w:fill="FFFFFF"/>
        </w:rPr>
        <w:t>processing is an important step in the data mining process. It refers to the cleaning, transforming, and integrating of data in order to make it ready for analysis. The goal of data pre</w:t>
      </w:r>
      <w:r>
        <w:rPr>
          <w:rFonts w:cstheme="minorHAnsi"/>
          <w:color w:val="273239"/>
          <w:spacing w:val="2"/>
          <w:sz w:val="32"/>
          <w:szCs w:val="32"/>
          <w:shd w:val="clear" w:color="auto" w:fill="FFFFFF"/>
        </w:rPr>
        <w:t>-</w:t>
      </w:r>
      <w:r w:rsidRPr="00877F0C">
        <w:rPr>
          <w:rFonts w:cstheme="minorHAnsi"/>
          <w:color w:val="273239"/>
          <w:spacing w:val="2"/>
          <w:sz w:val="32"/>
          <w:szCs w:val="32"/>
          <w:shd w:val="clear" w:color="auto" w:fill="FFFFFF"/>
        </w:rPr>
        <w:t>processing is to improve the quality of the data and to make it more suitable for the specific data mining task.</w:t>
      </w:r>
    </w:p>
    <w:p w14:paraId="22378997" w14:textId="77777777" w:rsidR="00986B71" w:rsidRDefault="00986B71">
      <w:pPr>
        <w:rPr>
          <w:rFonts w:cstheme="minorHAnsi"/>
          <w:color w:val="273239"/>
          <w:spacing w:val="2"/>
          <w:sz w:val="32"/>
          <w:szCs w:val="32"/>
          <w:shd w:val="clear" w:color="auto" w:fill="FFFFFF"/>
        </w:rPr>
      </w:pPr>
    </w:p>
    <w:p w14:paraId="7A2B36D9" w14:textId="019E4768" w:rsidR="00D4210F" w:rsidRDefault="00986B71">
      <w:pPr>
        <w:rPr>
          <w:rFonts w:cstheme="minorHAnsi"/>
          <w:color w:val="273239"/>
          <w:spacing w:val="2"/>
          <w:sz w:val="32"/>
          <w:szCs w:val="32"/>
          <w:shd w:val="clear" w:color="auto" w:fill="FFFFFF"/>
        </w:rPr>
      </w:pPr>
      <w:r>
        <w:rPr>
          <w:rFonts w:cstheme="minorHAnsi"/>
          <w:color w:val="273239"/>
          <w:spacing w:val="2"/>
          <w:sz w:val="32"/>
          <w:szCs w:val="32"/>
          <w:shd w:val="clear" w:color="auto" w:fill="FFFFFF"/>
        </w:rPr>
        <w:t xml:space="preserve">After removing the </w:t>
      </w:r>
      <w:r w:rsidR="00081F29">
        <w:rPr>
          <w:rFonts w:cstheme="minorHAnsi"/>
          <w:color w:val="273239"/>
          <w:spacing w:val="2"/>
          <w:sz w:val="32"/>
          <w:szCs w:val="32"/>
          <w:shd w:val="clear" w:color="auto" w:fill="FFFFFF"/>
        </w:rPr>
        <w:t>unnecessary columns from the dataset which are not ben</w:t>
      </w:r>
      <w:r w:rsidR="00D4210F">
        <w:rPr>
          <w:rFonts w:cstheme="minorHAnsi"/>
          <w:color w:val="273239"/>
          <w:spacing w:val="2"/>
          <w:sz w:val="32"/>
          <w:szCs w:val="32"/>
          <w:shd w:val="clear" w:color="auto" w:fill="FFFFFF"/>
        </w:rPr>
        <w:t>efic</w:t>
      </w:r>
      <w:r w:rsidR="008213F0">
        <w:rPr>
          <w:rFonts w:cstheme="minorHAnsi"/>
          <w:color w:val="273239"/>
          <w:spacing w:val="2"/>
          <w:sz w:val="32"/>
          <w:szCs w:val="32"/>
          <w:shd w:val="clear" w:color="auto" w:fill="FFFFFF"/>
        </w:rPr>
        <w:t>i</w:t>
      </w:r>
      <w:r w:rsidR="00D4210F">
        <w:rPr>
          <w:rFonts w:cstheme="minorHAnsi"/>
          <w:color w:val="273239"/>
          <w:spacing w:val="2"/>
          <w:sz w:val="32"/>
          <w:szCs w:val="32"/>
          <w:shd w:val="clear" w:color="auto" w:fill="FFFFFF"/>
        </w:rPr>
        <w:t>al</w:t>
      </w:r>
      <w:r w:rsidR="00081F29">
        <w:rPr>
          <w:rFonts w:cstheme="minorHAnsi"/>
          <w:color w:val="273239"/>
          <w:spacing w:val="2"/>
          <w:sz w:val="32"/>
          <w:szCs w:val="32"/>
          <w:shd w:val="clear" w:color="auto" w:fill="FFFFFF"/>
        </w:rPr>
        <w:t xml:space="preserve"> for </w:t>
      </w:r>
      <w:r w:rsidR="00D4210F">
        <w:rPr>
          <w:rFonts w:cstheme="minorHAnsi"/>
          <w:color w:val="273239"/>
          <w:spacing w:val="2"/>
          <w:sz w:val="32"/>
          <w:szCs w:val="32"/>
          <w:shd w:val="clear" w:color="auto" w:fill="FFFFFF"/>
        </w:rPr>
        <w:t>Visualization.</w:t>
      </w:r>
    </w:p>
    <w:p w14:paraId="573E0EB9" w14:textId="77777777" w:rsidR="00D4210F" w:rsidRDefault="00D4210F">
      <w:pPr>
        <w:rPr>
          <w:rFonts w:cstheme="minorHAnsi"/>
          <w:color w:val="273239"/>
          <w:spacing w:val="2"/>
          <w:sz w:val="32"/>
          <w:szCs w:val="32"/>
          <w:shd w:val="clear" w:color="auto" w:fill="FFFFFF"/>
        </w:rPr>
      </w:pPr>
    </w:p>
    <w:p w14:paraId="33BE7A56" w14:textId="58604A9B" w:rsidR="008B525E" w:rsidRPr="00877F0C" w:rsidDel="00B36ABA" w:rsidRDefault="00D4210F">
      <w:pPr>
        <w:rPr>
          <w:del w:id="0" w:author="Varkuti Sathwik Reddy" w:date="2023-03-17T23:21:00Z"/>
          <w:rFonts w:cstheme="minorHAnsi"/>
          <w:b/>
          <w:bCs/>
          <w:sz w:val="32"/>
          <w:szCs w:val="32"/>
          <w:lang w:val="en-US"/>
        </w:rPr>
      </w:pPr>
      <w:r>
        <w:rPr>
          <w:rFonts w:cstheme="minorHAnsi"/>
          <w:b/>
          <w:bCs/>
          <w:noProof/>
          <w:sz w:val="32"/>
          <w:szCs w:val="32"/>
          <w:lang w:val="en-US"/>
        </w:rPr>
        <w:drawing>
          <wp:inline distT="0" distB="0" distL="0" distR="0" wp14:anchorId="011AFD45" wp14:editId="18887963">
            <wp:extent cx="6142892" cy="2722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7135" cy="2724125"/>
                    </a:xfrm>
                    <a:prstGeom prst="rect">
                      <a:avLst/>
                    </a:prstGeom>
                  </pic:spPr>
                </pic:pic>
              </a:graphicData>
            </a:graphic>
          </wp:inline>
        </w:drawing>
      </w:r>
      <w:del w:id="1" w:author="Varkuti Sathwik Reddy" w:date="2023-03-17T23:21:00Z">
        <w:r w:rsidR="008B525E" w:rsidRPr="00877F0C" w:rsidDel="00B36ABA">
          <w:rPr>
            <w:rFonts w:cstheme="minorHAnsi"/>
            <w:b/>
            <w:bCs/>
            <w:sz w:val="32"/>
            <w:szCs w:val="32"/>
            <w:lang w:val="en-US"/>
          </w:rPr>
          <w:br w:type="page"/>
        </w:r>
      </w:del>
    </w:p>
    <w:p w14:paraId="1F8433C7" w14:textId="77777777" w:rsidR="001B653D" w:rsidDel="00B36ABA" w:rsidRDefault="001B653D" w:rsidP="001229D5">
      <w:pPr>
        <w:rPr>
          <w:del w:id="2" w:author="Varkuti Sathwik Reddy" w:date="2023-03-17T23:21:00Z"/>
          <w:rFonts w:cstheme="minorHAnsi"/>
          <w:b/>
          <w:bCs/>
          <w:sz w:val="40"/>
          <w:szCs w:val="40"/>
          <w:lang w:val="en-US"/>
        </w:rPr>
      </w:pPr>
    </w:p>
    <w:p w14:paraId="24C81357" w14:textId="1F4C0109" w:rsidR="008D45F6" w:rsidRPr="0031602D" w:rsidRDefault="0031602D" w:rsidP="001229D5">
      <w:pPr>
        <w:rPr>
          <w:b/>
          <w:bCs/>
          <w:sz w:val="40"/>
          <w:szCs w:val="40"/>
        </w:rPr>
      </w:pPr>
      <w:r w:rsidRPr="0031602D">
        <w:rPr>
          <w:b/>
          <w:bCs/>
          <w:sz w:val="40"/>
          <w:szCs w:val="40"/>
          <w:u w:val="single"/>
        </w:rPr>
        <w:t xml:space="preserve">Analysis of </w:t>
      </w:r>
      <w:proofErr w:type="gramStart"/>
      <w:r w:rsidRPr="0031602D">
        <w:rPr>
          <w:b/>
          <w:bCs/>
          <w:sz w:val="40"/>
          <w:szCs w:val="40"/>
          <w:u w:val="single"/>
        </w:rPr>
        <w:t>Dataset</w:t>
      </w:r>
      <w:r w:rsidRPr="0031602D">
        <w:rPr>
          <w:b/>
          <w:bCs/>
          <w:sz w:val="40"/>
          <w:szCs w:val="40"/>
        </w:rPr>
        <w:t xml:space="preserve"> </w:t>
      </w:r>
      <w:r>
        <w:rPr>
          <w:b/>
          <w:bCs/>
          <w:sz w:val="40"/>
          <w:szCs w:val="40"/>
        </w:rPr>
        <w:t xml:space="preserve"> :</w:t>
      </w:r>
      <w:proofErr w:type="gramEnd"/>
    </w:p>
    <w:p w14:paraId="0EFE1578" w14:textId="77777777" w:rsidR="00154C9A" w:rsidRDefault="00154C9A" w:rsidP="001229D5">
      <w:pPr>
        <w:rPr>
          <w:b/>
          <w:bCs/>
          <w:sz w:val="40"/>
          <w:szCs w:val="40"/>
          <w:u w:val="single"/>
        </w:rPr>
      </w:pPr>
    </w:p>
    <w:p w14:paraId="1ACA08AC" w14:textId="4490DBAF" w:rsidR="00690887" w:rsidRPr="00154C9A" w:rsidRDefault="00572659" w:rsidP="00154C9A">
      <w:pPr>
        <w:pStyle w:val="ListParagraph"/>
        <w:numPr>
          <w:ilvl w:val="0"/>
          <w:numId w:val="9"/>
        </w:numPr>
        <w:rPr>
          <w:rStyle w:val="IntenseEmphasis"/>
          <w:i w:val="0"/>
          <w:iCs w:val="0"/>
          <w:sz w:val="36"/>
          <w:szCs w:val="36"/>
          <w:lang w:val="en-US"/>
        </w:rPr>
      </w:pPr>
      <w:r w:rsidRPr="00154C9A">
        <w:rPr>
          <w:rStyle w:val="IntenseEmphasis"/>
          <w:i w:val="0"/>
          <w:iCs w:val="0"/>
          <w:sz w:val="36"/>
          <w:szCs w:val="36"/>
        </w:rPr>
        <w:t>Player’s</w:t>
      </w:r>
      <w:r w:rsidR="002E246E">
        <w:rPr>
          <w:rStyle w:val="IntenseEmphasis"/>
          <w:i w:val="0"/>
          <w:iCs w:val="0"/>
          <w:sz w:val="36"/>
          <w:szCs w:val="36"/>
        </w:rPr>
        <w:t xml:space="preserve"> and their </w:t>
      </w:r>
      <w:r w:rsidRPr="00154C9A">
        <w:rPr>
          <w:rStyle w:val="IntenseEmphasis"/>
          <w:i w:val="0"/>
          <w:iCs w:val="0"/>
          <w:sz w:val="36"/>
          <w:szCs w:val="36"/>
        </w:rPr>
        <w:t>run</w:t>
      </w:r>
      <w:r w:rsidR="0031602D">
        <w:rPr>
          <w:rStyle w:val="IntenseEmphasis"/>
          <w:i w:val="0"/>
          <w:iCs w:val="0"/>
          <w:sz w:val="36"/>
          <w:szCs w:val="36"/>
        </w:rPr>
        <w:t>’s</w:t>
      </w:r>
      <w:r w:rsidR="004B5B62" w:rsidRPr="00154C9A">
        <w:rPr>
          <w:rStyle w:val="IntenseEmphasis"/>
          <w:i w:val="0"/>
          <w:iCs w:val="0"/>
          <w:sz w:val="36"/>
          <w:szCs w:val="36"/>
        </w:rPr>
        <w:t>:</w:t>
      </w:r>
    </w:p>
    <w:p w14:paraId="6891E6B7" w14:textId="02CE85F1" w:rsidR="000607AC" w:rsidRPr="000607AC" w:rsidRDefault="00A87A85" w:rsidP="000607AC">
      <w:pPr>
        <w:pStyle w:val="ListParagraph"/>
        <w:ind w:left="773"/>
        <w:rPr>
          <w:rStyle w:val="IntenseEmphasis"/>
          <w:i w:val="0"/>
          <w:iCs w:val="0"/>
          <w:sz w:val="36"/>
          <w:szCs w:val="36"/>
          <w:lang w:val="en-US"/>
        </w:rPr>
      </w:pPr>
      <w:r>
        <w:rPr>
          <w:rStyle w:val="IntenseEmphasis"/>
          <w:i w:val="0"/>
          <w:iCs w:val="0"/>
          <w:sz w:val="36"/>
          <w:szCs w:val="36"/>
          <w:lang w:val="en-US"/>
        </w:rPr>
        <w:t xml:space="preserve"> </w:t>
      </w:r>
    </w:p>
    <w:p w14:paraId="68FF66F6" w14:textId="05922920" w:rsidR="00AC429B" w:rsidRPr="00B105EB" w:rsidRDefault="00AC429B" w:rsidP="00B105EB">
      <w:pPr>
        <w:pStyle w:val="ListParagraph"/>
        <w:numPr>
          <w:ilvl w:val="0"/>
          <w:numId w:val="8"/>
        </w:numPr>
        <w:rPr>
          <w:rStyle w:val="IntenseEmphasis"/>
          <w:i w:val="0"/>
          <w:iCs w:val="0"/>
          <w:color w:val="000000" w:themeColor="text1"/>
          <w:sz w:val="36"/>
          <w:szCs w:val="36"/>
          <w:lang w:val="en-US"/>
        </w:rPr>
      </w:pPr>
      <w:r w:rsidRPr="00B105EB">
        <w:rPr>
          <w:rStyle w:val="IntenseEmphasis"/>
          <w:i w:val="0"/>
          <w:iCs w:val="0"/>
          <w:color w:val="000000" w:themeColor="text1"/>
          <w:sz w:val="36"/>
          <w:szCs w:val="36"/>
          <w:lang w:val="en-US"/>
        </w:rPr>
        <w:t xml:space="preserve">Introduction </w:t>
      </w:r>
    </w:p>
    <w:p w14:paraId="53F4E65A" w14:textId="3138A63A" w:rsidR="00A87A85" w:rsidRPr="00A87A85" w:rsidRDefault="00A87A85" w:rsidP="002844D0">
      <w:pPr>
        <w:jc w:val="both"/>
        <w:rPr>
          <w:sz w:val="32"/>
          <w:szCs w:val="32"/>
        </w:rPr>
      </w:pPr>
      <w:r w:rsidRPr="00A87A85">
        <w:rPr>
          <w:sz w:val="32"/>
          <w:szCs w:val="32"/>
        </w:rPr>
        <w:t>By performing this analysis, we will get number of Sale</w:t>
      </w:r>
      <w:r>
        <w:rPr>
          <w:sz w:val="32"/>
          <w:szCs w:val="32"/>
        </w:rPr>
        <w:t xml:space="preserve">s </w:t>
      </w:r>
      <w:r w:rsidRPr="00A87A85">
        <w:rPr>
          <w:sz w:val="32"/>
          <w:szCs w:val="32"/>
        </w:rPr>
        <w:t>with respect to Product type</w:t>
      </w:r>
    </w:p>
    <w:p w14:paraId="428BAB5B" w14:textId="738AC89E" w:rsidR="00B105EB" w:rsidRDefault="00A87A85" w:rsidP="000607AC">
      <w:pPr>
        <w:rPr>
          <w:sz w:val="32"/>
          <w:szCs w:val="32"/>
        </w:rPr>
      </w:pPr>
      <w:r>
        <w:rPr>
          <w:sz w:val="32"/>
          <w:szCs w:val="32"/>
        </w:rPr>
        <w:t xml:space="preserve"> </w:t>
      </w:r>
    </w:p>
    <w:p w14:paraId="74DAE795" w14:textId="4DBD408F" w:rsidR="002844D0" w:rsidRDefault="007E44F9" w:rsidP="007E44F9">
      <w:pPr>
        <w:pStyle w:val="ListParagraph"/>
        <w:numPr>
          <w:ilvl w:val="0"/>
          <w:numId w:val="8"/>
        </w:numPr>
        <w:rPr>
          <w:rStyle w:val="IntenseEmphasis"/>
          <w:i w:val="0"/>
          <w:iCs w:val="0"/>
          <w:color w:val="000000" w:themeColor="text1"/>
          <w:sz w:val="32"/>
          <w:szCs w:val="32"/>
          <w:lang w:val="en-US"/>
        </w:rPr>
      </w:pPr>
      <w:r>
        <w:rPr>
          <w:rStyle w:val="IntenseEmphasis"/>
          <w:i w:val="0"/>
          <w:iCs w:val="0"/>
          <w:color w:val="000000" w:themeColor="text1"/>
          <w:sz w:val="32"/>
          <w:szCs w:val="32"/>
          <w:lang w:val="en-US"/>
        </w:rPr>
        <w:t xml:space="preserve">Analysis Results </w:t>
      </w:r>
    </w:p>
    <w:p w14:paraId="11560728" w14:textId="45D639D6" w:rsidR="007E44F9" w:rsidRDefault="007E44F9" w:rsidP="007E44F9">
      <w:pPr>
        <w:pStyle w:val="ListParagraph"/>
        <w:rPr>
          <w:rStyle w:val="IntenseEmphasis"/>
          <w:i w:val="0"/>
          <w:iCs w:val="0"/>
          <w:color w:val="000000" w:themeColor="text1"/>
          <w:sz w:val="32"/>
          <w:szCs w:val="32"/>
          <w:lang w:val="en-US"/>
        </w:rPr>
      </w:pPr>
    </w:p>
    <w:p w14:paraId="3346FFF5" w14:textId="537CE02D" w:rsidR="007E44F9" w:rsidRDefault="0084573C" w:rsidP="007E44F9">
      <w:pPr>
        <w:pStyle w:val="ListParagraph"/>
        <w:rPr>
          <w:rStyle w:val="IntenseEmphasis"/>
          <w:i w:val="0"/>
          <w:iCs w:val="0"/>
          <w:color w:val="000000" w:themeColor="text1"/>
          <w:sz w:val="32"/>
          <w:szCs w:val="32"/>
          <w:lang w:val="en-US"/>
        </w:rPr>
      </w:pPr>
      <w:r>
        <w:rPr>
          <w:rStyle w:val="IntenseEmphasis"/>
          <w:i w:val="0"/>
          <w:iCs w:val="0"/>
          <w:color w:val="000000" w:themeColor="text1"/>
          <w:sz w:val="32"/>
          <w:szCs w:val="32"/>
          <w:lang w:val="en-US"/>
        </w:rPr>
        <w:t xml:space="preserve">We are using </w:t>
      </w:r>
      <w:r w:rsidR="00434D99">
        <w:rPr>
          <w:rStyle w:val="IntenseEmphasis"/>
          <w:i w:val="0"/>
          <w:iCs w:val="0"/>
          <w:color w:val="000000" w:themeColor="text1"/>
          <w:sz w:val="32"/>
          <w:szCs w:val="32"/>
          <w:lang w:val="en-US"/>
        </w:rPr>
        <w:t xml:space="preserve">Pie chart for </w:t>
      </w:r>
      <w:r w:rsidR="00A8408F">
        <w:rPr>
          <w:rStyle w:val="IntenseEmphasis"/>
          <w:i w:val="0"/>
          <w:iCs w:val="0"/>
          <w:color w:val="000000" w:themeColor="text1"/>
          <w:sz w:val="32"/>
          <w:szCs w:val="32"/>
          <w:lang w:val="en-US"/>
        </w:rPr>
        <w:t xml:space="preserve">visualizing the </w:t>
      </w:r>
      <w:r w:rsidR="00434D99">
        <w:rPr>
          <w:rStyle w:val="IntenseEmphasis"/>
          <w:i w:val="0"/>
          <w:iCs w:val="0"/>
          <w:color w:val="000000" w:themeColor="text1"/>
          <w:sz w:val="32"/>
          <w:szCs w:val="32"/>
          <w:lang w:val="en-US"/>
        </w:rPr>
        <w:t xml:space="preserve">runs hit by the </w:t>
      </w:r>
      <w:proofErr w:type="gramStart"/>
      <w:r w:rsidR="00434D99">
        <w:rPr>
          <w:rStyle w:val="IntenseEmphasis"/>
          <w:i w:val="0"/>
          <w:iCs w:val="0"/>
          <w:color w:val="000000" w:themeColor="text1"/>
          <w:sz w:val="32"/>
          <w:szCs w:val="32"/>
          <w:lang w:val="en-US"/>
        </w:rPr>
        <w:t>pl</w:t>
      </w:r>
      <w:r w:rsidR="00A8408F">
        <w:rPr>
          <w:rStyle w:val="IntenseEmphasis"/>
          <w:i w:val="0"/>
          <w:iCs w:val="0"/>
          <w:color w:val="000000" w:themeColor="text1"/>
          <w:sz w:val="32"/>
          <w:szCs w:val="32"/>
          <w:lang w:val="en-US"/>
        </w:rPr>
        <w:t>a</w:t>
      </w:r>
      <w:r w:rsidR="00434D99">
        <w:rPr>
          <w:rStyle w:val="IntenseEmphasis"/>
          <w:i w:val="0"/>
          <w:iCs w:val="0"/>
          <w:color w:val="000000" w:themeColor="text1"/>
          <w:sz w:val="32"/>
          <w:szCs w:val="32"/>
          <w:lang w:val="en-US"/>
        </w:rPr>
        <w:t>yer’s</w:t>
      </w:r>
      <w:proofErr w:type="gramEnd"/>
      <w:r w:rsidR="00434D99">
        <w:rPr>
          <w:rStyle w:val="IntenseEmphasis"/>
          <w:i w:val="0"/>
          <w:iCs w:val="0"/>
          <w:color w:val="000000" w:themeColor="text1"/>
          <w:sz w:val="32"/>
          <w:szCs w:val="32"/>
          <w:lang w:val="en-US"/>
        </w:rPr>
        <w:t xml:space="preserve"> in the 2022 T20W</w:t>
      </w:r>
      <w:r w:rsidR="00B80095">
        <w:rPr>
          <w:rStyle w:val="IntenseEmphasis"/>
          <w:i w:val="0"/>
          <w:iCs w:val="0"/>
          <w:color w:val="000000" w:themeColor="text1"/>
          <w:sz w:val="32"/>
          <w:szCs w:val="32"/>
          <w:lang w:val="en-US"/>
        </w:rPr>
        <w:t>C.</w:t>
      </w:r>
    </w:p>
    <w:p w14:paraId="399CDB78" w14:textId="77777777" w:rsidR="00A8408F" w:rsidRDefault="00A8408F" w:rsidP="007E44F9">
      <w:pPr>
        <w:pStyle w:val="ListParagraph"/>
        <w:rPr>
          <w:rStyle w:val="IntenseEmphasis"/>
          <w:i w:val="0"/>
          <w:iCs w:val="0"/>
          <w:color w:val="000000" w:themeColor="text1"/>
          <w:sz w:val="32"/>
          <w:szCs w:val="32"/>
          <w:lang w:val="en-US"/>
        </w:rPr>
      </w:pPr>
    </w:p>
    <w:p w14:paraId="79807414" w14:textId="1178D790" w:rsidR="00A8408F" w:rsidRDefault="008C5D27" w:rsidP="007E44F9">
      <w:pPr>
        <w:pStyle w:val="ListParagraph"/>
        <w:rPr>
          <w:rStyle w:val="IntenseEmphasis"/>
          <w:i w:val="0"/>
          <w:iCs w:val="0"/>
          <w:color w:val="000000" w:themeColor="text1"/>
          <w:sz w:val="32"/>
          <w:szCs w:val="32"/>
          <w:lang w:val="en-US"/>
        </w:rPr>
      </w:pPr>
      <w:r>
        <w:rPr>
          <w:rStyle w:val="IntenseEmphasis"/>
          <w:i w:val="0"/>
          <w:iCs w:val="0"/>
          <w:color w:val="000000" w:themeColor="text1"/>
          <w:sz w:val="32"/>
          <w:szCs w:val="32"/>
          <w:lang w:val="en-US"/>
        </w:rPr>
        <w:t>We are visualizing player’s and runs using Pie Chart</w:t>
      </w:r>
      <w:r w:rsidR="00B80095">
        <w:rPr>
          <w:rStyle w:val="IntenseEmphasis"/>
          <w:i w:val="0"/>
          <w:iCs w:val="0"/>
          <w:color w:val="000000" w:themeColor="text1"/>
          <w:sz w:val="32"/>
          <w:szCs w:val="32"/>
          <w:lang w:val="en-US"/>
        </w:rPr>
        <w:t>.</w:t>
      </w:r>
    </w:p>
    <w:p w14:paraId="39AC69E9" w14:textId="10477764" w:rsidR="00B80095" w:rsidRPr="00B80095" w:rsidRDefault="00B80095" w:rsidP="00B80095">
      <w:pPr>
        <w:rPr>
          <w:rStyle w:val="IntenseEmphasis"/>
          <w:i w:val="0"/>
          <w:iCs w:val="0"/>
          <w:color w:val="000000" w:themeColor="text1"/>
          <w:sz w:val="32"/>
          <w:szCs w:val="32"/>
          <w:lang w:val="en-US"/>
        </w:rPr>
      </w:pPr>
      <w:r>
        <w:rPr>
          <w:rStyle w:val="IntenseEmphasis"/>
          <w:i w:val="0"/>
          <w:iCs w:val="0"/>
          <w:color w:val="000000" w:themeColor="text1"/>
          <w:sz w:val="32"/>
          <w:szCs w:val="32"/>
          <w:lang w:val="en-US"/>
        </w:rPr>
        <w:t>We labeled the Player</w:t>
      </w:r>
      <w:r w:rsidR="00E7122A">
        <w:rPr>
          <w:rStyle w:val="IntenseEmphasis"/>
          <w:i w:val="0"/>
          <w:iCs w:val="0"/>
          <w:color w:val="000000" w:themeColor="text1"/>
          <w:sz w:val="32"/>
          <w:szCs w:val="32"/>
          <w:lang w:val="en-US"/>
        </w:rPr>
        <w:t>’s name and Team using Labels in the Marks.</w:t>
      </w:r>
    </w:p>
    <w:p w14:paraId="14172912" w14:textId="33231D40" w:rsidR="00A8408F" w:rsidRDefault="00A8408F" w:rsidP="007E44F9">
      <w:pPr>
        <w:pStyle w:val="ListParagraph"/>
        <w:rPr>
          <w:rStyle w:val="IntenseEmphasis"/>
          <w:i w:val="0"/>
          <w:iCs w:val="0"/>
          <w:color w:val="000000" w:themeColor="text1"/>
          <w:sz w:val="32"/>
          <w:szCs w:val="32"/>
          <w:lang w:val="en-US"/>
        </w:rPr>
      </w:pPr>
      <w:r>
        <w:rPr>
          <w:noProof/>
          <w:color w:val="000000" w:themeColor="text1"/>
          <w:sz w:val="32"/>
          <w:szCs w:val="32"/>
          <w:lang w:val="en-US"/>
        </w:rPr>
        <w:drawing>
          <wp:inline distT="0" distB="0" distL="0" distR="0" wp14:anchorId="6525EF13" wp14:editId="23FED0FB">
            <wp:extent cx="5731510" cy="2719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pic:spPr>
                </pic:pic>
              </a:graphicData>
            </a:graphic>
          </wp:inline>
        </w:drawing>
      </w:r>
    </w:p>
    <w:p w14:paraId="5D704D88" w14:textId="1195A2EE" w:rsidR="00444D2B" w:rsidRPr="00293072" w:rsidRDefault="00000000" w:rsidP="007E44F9">
      <w:pPr>
        <w:pStyle w:val="ListParagraph"/>
        <w:rPr>
          <w:rStyle w:val="IntenseEmphasis"/>
          <w:i w:val="0"/>
          <w:iCs w:val="0"/>
          <w:color w:val="auto"/>
          <w:sz w:val="24"/>
          <w:szCs w:val="24"/>
          <w:u w:val="single"/>
        </w:rPr>
      </w:pPr>
      <w:hyperlink r:id="rId12" w:history="1">
        <w:r w:rsidR="00444D2B">
          <w:rPr>
            <w:rStyle w:val="Hyperlink"/>
          </w:rPr>
          <w:t xml:space="preserve">player's </w:t>
        </w:r>
        <w:proofErr w:type="spellStart"/>
        <w:r w:rsidR="00444D2B">
          <w:rPr>
            <w:rStyle w:val="Hyperlink"/>
          </w:rPr>
          <w:t>runs.tbm</w:t>
        </w:r>
        <w:proofErr w:type="spellEnd"/>
      </w:hyperlink>
    </w:p>
    <w:p w14:paraId="740B647A" w14:textId="4F003C6A" w:rsidR="000607AC" w:rsidRDefault="000607AC" w:rsidP="007913E7">
      <w:pPr>
        <w:rPr>
          <w:rStyle w:val="IntenseEmphasis"/>
          <w:i w:val="0"/>
          <w:iCs w:val="0"/>
          <w:color w:val="000000" w:themeColor="text1"/>
          <w:sz w:val="36"/>
          <w:szCs w:val="36"/>
          <w:lang w:val="en-US"/>
        </w:rPr>
      </w:pPr>
    </w:p>
    <w:p w14:paraId="6A0A5E88" w14:textId="77777777" w:rsidR="00035660" w:rsidRDefault="00035660" w:rsidP="007913E7">
      <w:pPr>
        <w:rPr>
          <w:rStyle w:val="IntenseEmphasis"/>
          <w:i w:val="0"/>
          <w:iCs w:val="0"/>
          <w:color w:val="000000" w:themeColor="text1"/>
          <w:sz w:val="36"/>
          <w:szCs w:val="36"/>
          <w:lang w:val="en-US"/>
        </w:rPr>
      </w:pPr>
    </w:p>
    <w:p w14:paraId="769BB8AF" w14:textId="77777777" w:rsidR="00035660" w:rsidRDefault="00035660" w:rsidP="007913E7">
      <w:pPr>
        <w:rPr>
          <w:rStyle w:val="IntenseEmphasis"/>
          <w:i w:val="0"/>
          <w:iCs w:val="0"/>
          <w:color w:val="000000" w:themeColor="text1"/>
          <w:sz w:val="36"/>
          <w:szCs w:val="36"/>
          <w:lang w:val="en-US"/>
        </w:rPr>
      </w:pPr>
    </w:p>
    <w:p w14:paraId="2F2B4E51" w14:textId="0E7A3333" w:rsidR="00CC71D6" w:rsidRPr="00CC71D6" w:rsidRDefault="00035660" w:rsidP="00CC71D6">
      <w:pPr>
        <w:pStyle w:val="ListParagraph"/>
        <w:numPr>
          <w:ilvl w:val="0"/>
          <w:numId w:val="9"/>
        </w:numPr>
        <w:rPr>
          <w:rStyle w:val="IntenseEmphasis"/>
          <w:i w:val="0"/>
          <w:iCs w:val="0"/>
          <w:sz w:val="36"/>
          <w:szCs w:val="36"/>
          <w:lang w:val="en-US"/>
        </w:rPr>
      </w:pPr>
      <w:r w:rsidRPr="00154C9A">
        <w:rPr>
          <w:rStyle w:val="IntenseEmphasis"/>
          <w:i w:val="0"/>
          <w:iCs w:val="0"/>
          <w:sz w:val="36"/>
          <w:szCs w:val="36"/>
        </w:rPr>
        <w:t xml:space="preserve">Player’s having more than 200 </w:t>
      </w:r>
      <w:proofErr w:type="gramStart"/>
      <w:r w:rsidRPr="00154C9A">
        <w:rPr>
          <w:rStyle w:val="IntenseEmphasis"/>
          <w:i w:val="0"/>
          <w:iCs w:val="0"/>
          <w:sz w:val="36"/>
          <w:szCs w:val="36"/>
        </w:rPr>
        <w:t>Runs :</w:t>
      </w:r>
      <w:proofErr w:type="gramEnd"/>
    </w:p>
    <w:p w14:paraId="4CA77574" w14:textId="5ADB97DE" w:rsidR="00CC71D6" w:rsidRPr="007A3BFD" w:rsidRDefault="00CC71D6" w:rsidP="00CC71D6">
      <w:pPr>
        <w:rPr>
          <w:rStyle w:val="IntenseEmphasis"/>
          <w:i w:val="0"/>
          <w:iCs w:val="0"/>
          <w:color w:val="000000" w:themeColor="text1"/>
          <w:sz w:val="32"/>
          <w:szCs w:val="32"/>
          <w:lang w:val="en-US"/>
        </w:rPr>
      </w:pPr>
      <w:r w:rsidRPr="007A3BFD">
        <w:rPr>
          <w:rStyle w:val="IntenseEmphasis"/>
          <w:i w:val="0"/>
          <w:iCs w:val="0"/>
          <w:color w:val="000000" w:themeColor="text1"/>
          <w:sz w:val="32"/>
          <w:szCs w:val="32"/>
          <w:lang w:val="en-US"/>
        </w:rPr>
        <w:t xml:space="preserve">From the above Pie </w:t>
      </w:r>
      <w:proofErr w:type="gramStart"/>
      <w:r w:rsidRPr="007A3BFD">
        <w:rPr>
          <w:rStyle w:val="IntenseEmphasis"/>
          <w:i w:val="0"/>
          <w:iCs w:val="0"/>
          <w:color w:val="000000" w:themeColor="text1"/>
          <w:sz w:val="32"/>
          <w:szCs w:val="32"/>
          <w:lang w:val="en-US"/>
        </w:rPr>
        <w:t>chart</w:t>
      </w:r>
      <w:proofErr w:type="gramEnd"/>
      <w:r w:rsidRPr="007A3BFD">
        <w:rPr>
          <w:rStyle w:val="IntenseEmphasis"/>
          <w:i w:val="0"/>
          <w:iCs w:val="0"/>
          <w:color w:val="000000" w:themeColor="text1"/>
          <w:sz w:val="32"/>
          <w:szCs w:val="32"/>
          <w:lang w:val="en-US"/>
        </w:rPr>
        <w:t xml:space="preserve"> we are filtering Player’s who are having runs above 200 </w:t>
      </w:r>
      <w:r w:rsidR="007A3BFD" w:rsidRPr="007A3BFD">
        <w:rPr>
          <w:rStyle w:val="IntenseEmphasis"/>
          <w:i w:val="0"/>
          <w:iCs w:val="0"/>
          <w:color w:val="000000" w:themeColor="text1"/>
          <w:sz w:val="32"/>
          <w:szCs w:val="32"/>
          <w:lang w:val="en-US"/>
        </w:rPr>
        <w:t xml:space="preserve">using </w:t>
      </w:r>
      <w:proofErr w:type="spellStart"/>
      <w:r w:rsidR="007A3BFD" w:rsidRPr="007A3BFD">
        <w:rPr>
          <w:rStyle w:val="IntenseEmphasis"/>
          <w:i w:val="0"/>
          <w:iCs w:val="0"/>
          <w:color w:val="000000" w:themeColor="text1"/>
          <w:sz w:val="32"/>
          <w:szCs w:val="32"/>
          <w:lang w:val="en-US"/>
        </w:rPr>
        <w:t>Treemap</w:t>
      </w:r>
      <w:proofErr w:type="spellEnd"/>
      <w:r w:rsidR="007A3BFD" w:rsidRPr="007A3BFD">
        <w:rPr>
          <w:rStyle w:val="IntenseEmphasis"/>
          <w:i w:val="0"/>
          <w:iCs w:val="0"/>
          <w:color w:val="000000" w:themeColor="text1"/>
          <w:sz w:val="32"/>
          <w:szCs w:val="32"/>
          <w:lang w:val="en-US"/>
        </w:rPr>
        <w:t xml:space="preserve"> Visualization.</w:t>
      </w:r>
    </w:p>
    <w:p w14:paraId="70E2C5F6" w14:textId="137C04E4" w:rsidR="007A3BFD" w:rsidRPr="00CC71D6" w:rsidRDefault="007A3BFD" w:rsidP="00CC71D6">
      <w:pPr>
        <w:rPr>
          <w:rStyle w:val="IntenseEmphasis"/>
          <w:i w:val="0"/>
          <w:iCs w:val="0"/>
          <w:sz w:val="36"/>
          <w:szCs w:val="36"/>
          <w:lang w:val="en-US"/>
        </w:rPr>
      </w:pPr>
      <w:r w:rsidRPr="007A3BFD">
        <w:rPr>
          <w:rStyle w:val="IntenseEmphasis"/>
          <w:i w:val="0"/>
          <w:iCs w:val="0"/>
          <w:color w:val="000000" w:themeColor="text1"/>
          <w:sz w:val="32"/>
          <w:szCs w:val="32"/>
          <w:lang w:val="en-US"/>
        </w:rPr>
        <w:t>And we labeled player’s name and team using Marks</w:t>
      </w:r>
      <w:r>
        <w:rPr>
          <w:rStyle w:val="IntenseEmphasis"/>
          <w:i w:val="0"/>
          <w:iCs w:val="0"/>
          <w:sz w:val="36"/>
          <w:szCs w:val="36"/>
          <w:lang w:val="en-US"/>
        </w:rPr>
        <w:t>.</w:t>
      </w:r>
    </w:p>
    <w:p w14:paraId="069079FF" w14:textId="2F513292" w:rsidR="00F6600B" w:rsidRPr="00353427" w:rsidRDefault="00C73048" w:rsidP="005C009D">
      <w:pPr>
        <w:rPr>
          <w:rStyle w:val="IntenseEmphasis"/>
          <w:i w:val="0"/>
          <w:iCs w:val="0"/>
          <w:color w:val="000000" w:themeColor="text1"/>
          <w:sz w:val="24"/>
          <w:szCs w:val="24"/>
          <w:u w:val="single"/>
        </w:rPr>
      </w:pPr>
      <w:r w:rsidRPr="00293072">
        <w:rPr>
          <w:noProof/>
          <w:lang w:val="en-US"/>
        </w:rPr>
        <w:drawing>
          <wp:anchor distT="0" distB="0" distL="114300" distR="114300" simplePos="0" relativeHeight="251658240" behindDoc="0" locked="0" layoutInCell="1" allowOverlap="1" wp14:anchorId="19505DEE" wp14:editId="59CC1D64">
            <wp:simplePos x="0" y="0"/>
            <wp:positionH relativeFrom="column">
              <wp:posOffset>0</wp:posOffset>
            </wp:positionH>
            <wp:positionV relativeFrom="paragraph">
              <wp:posOffset>0</wp:posOffset>
            </wp:positionV>
            <wp:extent cx="5731510" cy="2740660"/>
            <wp:effectExtent l="0" t="0" r="254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anchor>
        </w:drawing>
      </w:r>
      <w:r w:rsidR="007C6845" w:rsidRPr="00293072">
        <w:rPr>
          <w:rStyle w:val="IntenseEmphasis"/>
          <w:i w:val="0"/>
          <w:iCs w:val="0"/>
          <w:color w:val="000000" w:themeColor="text1"/>
          <w:sz w:val="24"/>
          <w:szCs w:val="24"/>
          <w:lang w:val="en-US"/>
          <w14:textOutline w14:w="9525" w14:cap="flat" w14:cmpd="sng" w14:algn="ctr">
            <w14:solidFill>
              <w14:srgbClr w14:val="000000"/>
            </w14:solidFill>
            <w14:prstDash w14:val="solid"/>
            <w14:round/>
          </w14:textOutline>
        </w:rPr>
        <w:t xml:space="preserve"> </w:t>
      </w:r>
      <w:hyperlink r:id="rId14" w:history="1">
        <w:r w:rsidR="00FC5D25">
          <w:rPr>
            <w:rStyle w:val="Hyperlink"/>
          </w:rPr>
          <w:t>Runs above 200.tbm</w:t>
        </w:r>
      </w:hyperlink>
    </w:p>
    <w:p w14:paraId="2DC5AA48" w14:textId="72DC4EF8" w:rsidR="00114C5A" w:rsidRDefault="00114C5A" w:rsidP="00B347F3">
      <w:pPr>
        <w:rPr>
          <w:rStyle w:val="IntenseEmphasis"/>
          <w:i w:val="0"/>
          <w:iCs w:val="0"/>
          <w:color w:val="000000" w:themeColor="text1"/>
          <w:sz w:val="32"/>
          <w:szCs w:val="32"/>
          <w:lang w:val="en-US"/>
          <w14:textOutline w14:w="9525" w14:cap="flat" w14:cmpd="sng" w14:algn="ctr">
            <w14:solidFill>
              <w14:srgbClr w14:val="000000"/>
            </w14:solidFill>
            <w14:prstDash w14:val="solid"/>
            <w14:round/>
          </w14:textOutline>
        </w:rPr>
      </w:pPr>
    </w:p>
    <w:p w14:paraId="08CE7B21" w14:textId="74565E5A" w:rsidR="00B347F3" w:rsidRDefault="00B347F3" w:rsidP="00B347F3">
      <w:pPr>
        <w:rPr>
          <w:rStyle w:val="IntenseEmphasis"/>
          <w:i w:val="0"/>
          <w:iCs w:val="0"/>
          <w:color w:val="000000" w:themeColor="text1"/>
          <w:sz w:val="32"/>
          <w:szCs w:val="32"/>
          <w:lang w:val="en-US"/>
          <w14:textOutline w14:w="9525" w14:cap="flat" w14:cmpd="sng" w14:algn="ctr">
            <w14:solidFill>
              <w14:srgbClr w14:val="000000"/>
            </w14:solidFill>
            <w14:prstDash w14:val="solid"/>
            <w14:round/>
          </w14:textOutline>
        </w:rPr>
      </w:pPr>
    </w:p>
    <w:p w14:paraId="306E99D5" w14:textId="2522BDAB" w:rsidR="005B4A74" w:rsidRPr="00154C9A" w:rsidRDefault="00A104EA" w:rsidP="00154C9A">
      <w:pPr>
        <w:pStyle w:val="ListParagraph"/>
        <w:numPr>
          <w:ilvl w:val="0"/>
          <w:numId w:val="9"/>
        </w:numPr>
        <w:rPr>
          <w:rStyle w:val="IntenseEmphasis"/>
          <w:i w:val="0"/>
          <w:iCs w:val="0"/>
          <w:sz w:val="36"/>
          <w:szCs w:val="36"/>
        </w:rPr>
      </w:pPr>
      <w:r w:rsidRPr="00154C9A">
        <w:rPr>
          <w:rStyle w:val="IntenseEmphasis"/>
          <w:i w:val="0"/>
          <w:iCs w:val="0"/>
          <w:sz w:val="36"/>
          <w:szCs w:val="36"/>
        </w:rPr>
        <w:t>Player’s having Runs more than 200 and Strike Rate more than 120.</w:t>
      </w:r>
    </w:p>
    <w:p w14:paraId="0EDD2690" w14:textId="77777777" w:rsidR="00353427" w:rsidRDefault="00353427" w:rsidP="00A104EA">
      <w:pPr>
        <w:rPr>
          <w:rStyle w:val="IntenseEmphasis"/>
          <w:i w:val="0"/>
          <w:iCs w:val="0"/>
          <w:color w:val="000000" w:themeColor="text1"/>
          <w:sz w:val="32"/>
          <w:szCs w:val="32"/>
        </w:rPr>
      </w:pPr>
      <w:r>
        <w:rPr>
          <w:rStyle w:val="IntenseEmphasis"/>
          <w:i w:val="0"/>
          <w:iCs w:val="0"/>
          <w:color w:val="000000" w:themeColor="text1"/>
          <w:sz w:val="32"/>
          <w:szCs w:val="32"/>
        </w:rPr>
        <w:t xml:space="preserve"> </w:t>
      </w:r>
    </w:p>
    <w:p w14:paraId="40D322A9" w14:textId="345A7F94" w:rsidR="00A104EA" w:rsidRPr="002A5BF9" w:rsidRDefault="007A3BFD" w:rsidP="00A104EA">
      <w:pPr>
        <w:rPr>
          <w:rStyle w:val="IntenseEmphasis"/>
          <w:i w:val="0"/>
          <w:iCs w:val="0"/>
          <w:color w:val="000000" w:themeColor="text1"/>
          <w:sz w:val="32"/>
          <w:szCs w:val="32"/>
        </w:rPr>
      </w:pPr>
      <w:r w:rsidRPr="002A5BF9">
        <w:rPr>
          <w:rStyle w:val="IntenseEmphasis"/>
          <w:i w:val="0"/>
          <w:iCs w:val="0"/>
          <w:color w:val="000000" w:themeColor="text1"/>
          <w:sz w:val="32"/>
          <w:szCs w:val="32"/>
        </w:rPr>
        <w:t xml:space="preserve">From the above Two </w:t>
      </w:r>
      <w:r w:rsidR="00B13062" w:rsidRPr="002A5BF9">
        <w:rPr>
          <w:rStyle w:val="IntenseEmphasis"/>
          <w:i w:val="0"/>
          <w:iCs w:val="0"/>
          <w:color w:val="000000" w:themeColor="text1"/>
          <w:sz w:val="32"/>
          <w:szCs w:val="32"/>
        </w:rPr>
        <w:t>sheets now are again filtering player’s who are having strike rate above 120.0</w:t>
      </w:r>
    </w:p>
    <w:p w14:paraId="0E3FFC37" w14:textId="16196929" w:rsidR="00B13062" w:rsidRPr="002A5BF9" w:rsidRDefault="00B13062" w:rsidP="00A104EA">
      <w:pPr>
        <w:rPr>
          <w:rStyle w:val="IntenseEmphasis"/>
          <w:i w:val="0"/>
          <w:iCs w:val="0"/>
          <w:color w:val="000000" w:themeColor="text1"/>
          <w:sz w:val="32"/>
          <w:szCs w:val="32"/>
        </w:rPr>
      </w:pPr>
      <w:r w:rsidRPr="002A5BF9">
        <w:rPr>
          <w:rStyle w:val="IntenseEmphasis"/>
          <w:i w:val="0"/>
          <w:iCs w:val="0"/>
          <w:color w:val="000000" w:themeColor="text1"/>
          <w:sz w:val="32"/>
          <w:szCs w:val="32"/>
        </w:rPr>
        <w:t xml:space="preserve">Now it shows Player’s Name </w:t>
      </w:r>
      <w:r w:rsidR="002A5BF9" w:rsidRPr="002A5BF9">
        <w:rPr>
          <w:rStyle w:val="IntenseEmphasis"/>
          <w:i w:val="0"/>
          <w:iCs w:val="0"/>
          <w:color w:val="000000" w:themeColor="text1"/>
          <w:sz w:val="32"/>
          <w:szCs w:val="32"/>
        </w:rPr>
        <w:t>having runs above 200 and Strike rate above 120.0 using Pie Chart</w:t>
      </w:r>
    </w:p>
    <w:p w14:paraId="01F15D2D" w14:textId="563B9698" w:rsidR="00656F9E" w:rsidRDefault="00114C5A">
      <w:pPr>
        <w:rPr>
          <w:rStyle w:val="IntenseEmphasis"/>
          <w:i w:val="0"/>
          <w:iCs w:val="0"/>
          <w:color w:val="000000" w:themeColor="text1"/>
          <w:sz w:val="32"/>
          <w:szCs w:val="32"/>
          <w:lang w:val="en-US"/>
          <w14:textOutline w14:w="9525" w14:cap="flat" w14:cmpd="sng" w14:algn="ctr">
            <w14:solidFill>
              <w14:srgbClr w14:val="000000"/>
            </w14:solidFill>
            <w14:prstDash w14:val="solid"/>
            <w14:round/>
          </w14:textOutline>
        </w:rPr>
      </w:pPr>
      <w:r>
        <w:rPr>
          <w:noProof/>
          <w:color w:val="000000" w:themeColor="text1"/>
          <w:sz w:val="32"/>
          <w:szCs w:val="32"/>
          <w:lang w:val="en-US"/>
        </w:rPr>
        <w:lastRenderedPageBreak/>
        <w:drawing>
          <wp:inline distT="0" distB="0" distL="0" distR="0" wp14:anchorId="470D22CE" wp14:editId="5306000D">
            <wp:extent cx="4749795" cy="224212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0972" cy="2308769"/>
                    </a:xfrm>
                    <a:prstGeom prst="rect">
                      <a:avLst/>
                    </a:prstGeom>
                  </pic:spPr>
                </pic:pic>
              </a:graphicData>
            </a:graphic>
          </wp:inline>
        </w:drawing>
      </w:r>
    </w:p>
    <w:p w14:paraId="004EBF8E" w14:textId="0666A8B1" w:rsidR="002A5BF9" w:rsidRDefault="00000000">
      <w:hyperlink r:id="rId16" w:history="1">
        <w:proofErr w:type="spellStart"/>
        <w:r w:rsidR="00BA222B">
          <w:rPr>
            <w:rStyle w:val="Hyperlink"/>
          </w:rPr>
          <w:t>player_strike_rate_runs.tbm</w:t>
        </w:r>
        <w:proofErr w:type="spellEnd"/>
      </w:hyperlink>
    </w:p>
    <w:p w14:paraId="5AA93984" w14:textId="77777777" w:rsidR="00FC5D25" w:rsidRDefault="00FC5D25"/>
    <w:p w14:paraId="722C5A70" w14:textId="77777777" w:rsidR="00FC5D25" w:rsidRDefault="00FC5D25">
      <w:pPr>
        <w:rPr>
          <w:rStyle w:val="IntenseEmphasis"/>
          <w:i w:val="0"/>
          <w:iCs w:val="0"/>
          <w:color w:val="auto"/>
          <w:u w:val="single"/>
        </w:rPr>
      </w:pPr>
    </w:p>
    <w:p w14:paraId="6D8173D8" w14:textId="77777777" w:rsidR="002A5BF9" w:rsidRPr="00035660" w:rsidRDefault="002A5BF9" w:rsidP="002A5BF9">
      <w:pPr>
        <w:pStyle w:val="NoSpacing"/>
        <w:numPr>
          <w:ilvl w:val="0"/>
          <w:numId w:val="9"/>
        </w:numPr>
        <w:rPr>
          <w:rStyle w:val="IntenseEmphasis"/>
          <w:i w:val="0"/>
          <w:iCs w:val="0"/>
          <w:sz w:val="36"/>
          <w:szCs w:val="36"/>
        </w:rPr>
      </w:pPr>
      <w:r w:rsidRPr="00035660">
        <w:rPr>
          <w:rStyle w:val="IntenseEmphasis"/>
          <w:i w:val="0"/>
          <w:iCs w:val="0"/>
          <w:sz w:val="36"/>
          <w:szCs w:val="36"/>
        </w:rPr>
        <w:t>Match name and total number of boundaries in the match</w:t>
      </w:r>
    </w:p>
    <w:p w14:paraId="627DA920" w14:textId="09CE0BAB" w:rsidR="002A5BF9" w:rsidRDefault="002A5BF9">
      <w:pPr>
        <w:rPr>
          <w:rStyle w:val="IntenseEmphasis"/>
          <w:i w:val="0"/>
          <w:iCs w:val="0"/>
          <w:color w:val="auto"/>
          <w:u w:val="single"/>
        </w:rPr>
      </w:pPr>
    </w:p>
    <w:p w14:paraId="683A6B2B" w14:textId="70EA9733" w:rsidR="002A5BF9" w:rsidRPr="007B3F85" w:rsidRDefault="00D52BB5">
      <w:pPr>
        <w:rPr>
          <w:rStyle w:val="IntenseEmphasis"/>
          <w:i w:val="0"/>
          <w:iCs w:val="0"/>
          <w:color w:val="auto"/>
          <w:sz w:val="32"/>
          <w:szCs w:val="32"/>
        </w:rPr>
      </w:pPr>
      <w:r w:rsidRPr="007B3F85">
        <w:rPr>
          <w:rStyle w:val="IntenseEmphasis"/>
          <w:i w:val="0"/>
          <w:iCs w:val="0"/>
          <w:color w:val="auto"/>
          <w:sz w:val="32"/>
          <w:szCs w:val="32"/>
        </w:rPr>
        <w:t xml:space="preserve">In this Sheet we are visualizing </w:t>
      </w:r>
      <w:proofErr w:type="spellStart"/>
      <w:proofErr w:type="gramStart"/>
      <w:r w:rsidRPr="007B3F85">
        <w:rPr>
          <w:rStyle w:val="IntenseEmphasis"/>
          <w:i w:val="0"/>
          <w:iCs w:val="0"/>
          <w:color w:val="auto"/>
          <w:sz w:val="32"/>
          <w:szCs w:val="32"/>
        </w:rPr>
        <w:t>no.of</w:t>
      </w:r>
      <w:proofErr w:type="spellEnd"/>
      <w:proofErr w:type="gramEnd"/>
      <w:r w:rsidRPr="007B3F85">
        <w:rPr>
          <w:rStyle w:val="IntenseEmphasis"/>
          <w:i w:val="0"/>
          <w:iCs w:val="0"/>
          <w:color w:val="auto"/>
          <w:sz w:val="32"/>
          <w:szCs w:val="32"/>
        </w:rPr>
        <w:t xml:space="preserve"> boundaries (four’s and sixes) occurred in a match</w:t>
      </w:r>
      <w:r w:rsidR="007B3F85" w:rsidRPr="007B3F85">
        <w:rPr>
          <w:rStyle w:val="IntenseEmphasis"/>
          <w:i w:val="0"/>
          <w:iCs w:val="0"/>
          <w:color w:val="auto"/>
          <w:sz w:val="32"/>
          <w:szCs w:val="32"/>
        </w:rPr>
        <w:t>.</w:t>
      </w:r>
    </w:p>
    <w:p w14:paraId="5310CC58" w14:textId="02826652" w:rsidR="00D52BB5" w:rsidRPr="007B3F85" w:rsidRDefault="007401DF">
      <w:pPr>
        <w:rPr>
          <w:rStyle w:val="IntenseEmphasis"/>
          <w:i w:val="0"/>
          <w:iCs w:val="0"/>
          <w:color w:val="auto"/>
          <w:sz w:val="32"/>
          <w:szCs w:val="32"/>
        </w:rPr>
      </w:pPr>
      <w:r w:rsidRPr="007B3F85">
        <w:rPr>
          <w:rStyle w:val="IntenseEmphasis"/>
          <w:i w:val="0"/>
          <w:iCs w:val="0"/>
          <w:color w:val="auto"/>
          <w:sz w:val="32"/>
          <w:szCs w:val="32"/>
        </w:rPr>
        <w:t xml:space="preserve">In the </w:t>
      </w:r>
      <w:r w:rsidR="001B0ABA">
        <w:rPr>
          <w:rStyle w:val="IntenseEmphasis"/>
          <w:i w:val="0"/>
          <w:iCs w:val="0"/>
          <w:color w:val="auto"/>
          <w:sz w:val="32"/>
          <w:szCs w:val="32"/>
        </w:rPr>
        <w:t xml:space="preserve">columns </w:t>
      </w:r>
      <w:r w:rsidRPr="007B3F85">
        <w:rPr>
          <w:rStyle w:val="IntenseEmphasis"/>
          <w:i w:val="0"/>
          <w:iCs w:val="0"/>
          <w:color w:val="auto"/>
          <w:sz w:val="32"/>
          <w:szCs w:val="32"/>
        </w:rPr>
        <w:t xml:space="preserve">we are displaying </w:t>
      </w:r>
      <w:proofErr w:type="spellStart"/>
      <w:r w:rsidRPr="007B3F85">
        <w:rPr>
          <w:rStyle w:val="IntenseEmphasis"/>
          <w:i w:val="0"/>
          <w:iCs w:val="0"/>
          <w:color w:val="auto"/>
          <w:sz w:val="32"/>
          <w:szCs w:val="32"/>
        </w:rPr>
        <w:t>match_name</w:t>
      </w:r>
      <w:proofErr w:type="spellEnd"/>
      <w:r w:rsidRPr="007B3F85">
        <w:rPr>
          <w:rStyle w:val="IntenseEmphasis"/>
          <w:i w:val="0"/>
          <w:iCs w:val="0"/>
          <w:color w:val="auto"/>
          <w:sz w:val="32"/>
          <w:szCs w:val="32"/>
        </w:rPr>
        <w:t xml:space="preserve"> and in the </w:t>
      </w:r>
      <w:proofErr w:type="gramStart"/>
      <w:r w:rsidR="001B0ABA">
        <w:rPr>
          <w:rStyle w:val="IntenseEmphasis"/>
          <w:i w:val="0"/>
          <w:iCs w:val="0"/>
          <w:color w:val="auto"/>
          <w:sz w:val="32"/>
          <w:szCs w:val="32"/>
        </w:rPr>
        <w:t>rows</w:t>
      </w:r>
      <w:proofErr w:type="gramEnd"/>
      <w:r w:rsidR="00EF16D9" w:rsidRPr="007B3F85">
        <w:rPr>
          <w:rStyle w:val="IntenseEmphasis"/>
          <w:i w:val="0"/>
          <w:iCs w:val="0"/>
          <w:color w:val="auto"/>
          <w:sz w:val="32"/>
          <w:szCs w:val="32"/>
        </w:rPr>
        <w:t xml:space="preserve"> we are arranged fours and sixes</w:t>
      </w:r>
      <w:r w:rsidR="007B3F85" w:rsidRPr="007B3F85">
        <w:rPr>
          <w:rStyle w:val="IntenseEmphasis"/>
          <w:i w:val="0"/>
          <w:iCs w:val="0"/>
          <w:color w:val="auto"/>
          <w:sz w:val="32"/>
          <w:szCs w:val="32"/>
        </w:rPr>
        <w:t>.</w:t>
      </w:r>
    </w:p>
    <w:p w14:paraId="53D4D1CE" w14:textId="5F14C43D" w:rsidR="00EF16D9" w:rsidRDefault="00C7615B">
      <w:pPr>
        <w:rPr>
          <w:rStyle w:val="IntenseEmphasis"/>
          <w:i w:val="0"/>
          <w:iCs w:val="0"/>
          <w:color w:val="auto"/>
          <w:u w:val="single"/>
        </w:rPr>
      </w:pPr>
      <w:r w:rsidRPr="007B3F85">
        <w:rPr>
          <w:rStyle w:val="IntenseEmphasis"/>
          <w:i w:val="0"/>
          <w:iCs w:val="0"/>
          <w:color w:val="auto"/>
          <w:sz w:val="32"/>
          <w:szCs w:val="32"/>
        </w:rPr>
        <w:t>In the visualization we are showing fours using bar c</w:t>
      </w:r>
      <w:r w:rsidR="007B3F85" w:rsidRPr="007B3F85">
        <w:rPr>
          <w:rStyle w:val="IntenseEmphasis"/>
          <w:i w:val="0"/>
          <w:iCs w:val="0"/>
          <w:color w:val="auto"/>
          <w:sz w:val="32"/>
          <w:szCs w:val="32"/>
        </w:rPr>
        <w:t>hart and sixes using line chart</w:t>
      </w:r>
      <w:r w:rsidR="007B3F85">
        <w:rPr>
          <w:rStyle w:val="IntenseEmphasis"/>
          <w:i w:val="0"/>
          <w:iCs w:val="0"/>
          <w:color w:val="auto"/>
          <w:u w:val="single"/>
        </w:rPr>
        <w:t>.</w:t>
      </w:r>
    </w:p>
    <w:p w14:paraId="1B1137AE" w14:textId="7E91C056" w:rsidR="002A5BF9" w:rsidRDefault="002A5BF9">
      <w:pPr>
        <w:rPr>
          <w:rStyle w:val="IntenseEmphasis"/>
          <w:i w:val="0"/>
          <w:iCs w:val="0"/>
          <w:color w:val="auto"/>
          <w:u w:val="single"/>
        </w:rPr>
      </w:pPr>
    </w:p>
    <w:p w14:paraId="1BAAA52E" w14:textId="77777777" w:rsidR="002A5BF9" w:rsidRDefault="002A5BF9" w:rsidP="002A5BF9">
      <w:pPr>
        <w:rPr>
          <w:rStyle w:val="IntenseEmphasis"/>
          <w:i w:val="0"/>
          <w:iCs w:val="0"/>
          <w:color w:val="000000" w:themeColor="text1"/>
          <w:sz w:val="32"/>
          <w:szCs w:val="32"/>
          <w:lang w:val="en-US"/>
          <w14:textOutline w14:w="9525" w14:cap="flat" w14:cmpd="sng" w14:algn="ctr">
            <w14:solidFill>
              <w14:srgbClr w14:val="000000"/>
            </w14:solidFill>
            <w14:prstDash w14:val="solid"/>
            <w14:round/>
          </w14:textOutline>
        </w:rPr>
      </w:pPr>
      <w:r>
        <w:rPr>
          <w:noProof/>
          <w:color w:val="000000" w:themeColor="text1"/>
          <w:sz w:val="32"/>
          <w:szCs w:val="32"/>
          <w:lang w:val="en-US"/>
        </w:rPr>
        <w:lastRenderedPageBreak/>
        <w:drawing>
          <wp:inline distT="0" distB="0" distL="0" distR="0" wp14:anchorId="2D5A5C66" wp14:editId="7E97829A">
            <wp:extent cx="5731510" cy="3063455"/>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63455"/>
                    </a:xfrm>
                    <a:prstGeom prst="rect">
                      <a:avLst/>
                    </a:prstGeom>
                  </pic:spPr>
                </pic:pic>
              </a:graphicData>
            </a:graphic>
          </wp:inline>
        </w:drawing>
      </w:r>
      <w:r>
        <w:rPr>
          <w:rStyle w:val="IntenseEmphasis"/>
          <w:i w:val="0"/>
          <w:iCs w:val="0"/>
          <w:color w:val="000000" w:themeColor="text1"/>
          <w:sz w:val="32"/>
          <w:szCs w:val="32"/>
          <w:lang w:val="en-US"/>
          <w14:textOutline w14:w="9525" w14:cap="flat" w14:cmpd="sng" w14:algn="ctr">
            <w14:solidFill>
              <w14:srgbClr w14:val="000000"/>
            </w14:solidFill>
            <w14:prstDash w14:val="solid"/>
            <w14:round/>
          </w14:textOutline>
        </w:rPr>
        <w:t xml:space="preserve"> </w:t>
      </w:r>
    </w:p>
    <w:p w14:paraId="299C65E8" w14:textId="77777777" w:rsidR="00AD6CEA" w:rsidRDefault="00AD6CEA" w:rsidP="002A5BF9"/>
    <w:p w14:paraId="07232CFC" w14:textId="77777777" w:rsidR="00AD6CEA" w:rsidRDefault="00AD6CEA" w:rsidP="002A5BF9"/>
    <w:p w14:paraId="4145B328" w14:textId="77777777" w:rsidR="00DA23B7" w:rsidRDefault="00000000" w:rsidP="00DA23B7">
      <w:pPr>
        <w:rPr>
          <w:rStyle w:val="IntenseEmphasis"/>
          <w:i w:val="0"/>
          <w:iCs w:val="0"/>
          <w:color w:val="auto"/>
          <w:u w:val="single"/>
        </w:rPr>
      </w:pPr>
      <w:hyperlink r:id="rId18" w:history="1">
        <w:proofErr w:type="spellStart"/>
        <w:r w:rsidR="00DA23B7">
          <w:rPr>
            <w:rStyle w:val="Hyperlink"/>
          </w:rPr>
          <w:t>match_name</w:t>
        </w:r>
        <w:proofErr w:type="spellEnd"/>
        <w:r w:rsidR="00DA23B7">
          <w:rPr>
            <w:rStyle w:val="Hyperlink"/>
          </w:rPr>
          <w:t xml:space="preserve"> vs </w:t>
        </w:r>
        <w:proofErr w:type="spellStart"/>
        <w:r w:rsidR="00DA23B7">
          <w:rPr>
            <w:rStyle w:val="Hyperlink"/>
          </w:rPr>
          <w:t>boundaries.tbm</w:t>
        </w:r>
        <w:proofErr w:type="spellEnd"/>
      </w:hyperlink>
    </w:p>
    <w:p w14:paraId="7C8FA282" w14:textId="4AA89AC1" w:rsidR="002A5BF9" w:rsidRDefault="002A5BF9" w:rsidP="002A5BF9">
      <w:pPr>
        <w:rPr>
          <w:rStyle w:val="IntenseEmphasis"/>
          <w:i w:val="0"/>
          <w:iCs w:val="0"/>
          <w:color w:val="auto"/>
          <w:sz w:val="24"/>
          <w:szCs w:val="24"/>
          <w:u w:val="single"/>
          <w:lang w:val="en-US"/>
        </w:rPr>
      </w:pPr>
    </w:p>
    <w:p w14:paraId="25F6DD3E" w14:textId="77777777" w:rsidR="00AD6CEA" w:rsidRDefault="00AD6CEA" w:rsidP="002A5BF9">
      <w:pPr>
        <w:rPr>
          <w:rStyle w:val="IntenseEmphasis"/>
          <w:i w:val="0"/>
          <w:iCs w:val="0"/>
          <w:color w:val="auto"/>
          <w:sz w:val="24"/>
          <w:szCs w:val="24"/>
          <w:u w:val="single"/>
          <w:lang w:val="en-US"/>
        </w:rPr>
      </w:pPr>
    </w:p>
    <w:p w14:paraId="2955D5B1" w14:textId="77777777" w:rsidR="00AD6CEA" w:rsidRPr="00424A6C" w:rsidRDefault="00AD6CEA" w:rsidP="002A5BF9">
      <w:pPr>
        <w:rPr>
          <w:rStyle w:val="IntenseEmphasis"/>
          <w:i w:val="0"/>
          <w:iCs w:val="0"/>
          <w:color w:val="auto"/>
          <w:sz w:val="24"/>
          <w:szCs w:val="24"/>
          <w:u w:val="single"/>
        </w:rPr>
      </w:pPr>
    </w:p>
    <w:p w14:paraId="76260A93" w14:textId="2C70A32A" w:rsidR="002A5BF9" w:rsidRDefault="002A5BF9">
      <w:pPr>
        <w:rPr>
          <w:rStyle w:val="IntenseEmphasis"/>
          <w:i w:val="0"/>
          <w:iCs w:val="0"/>
          <w:color w:val="auto"/>
          <w:u w:val="single"/>
        </w:rPr>
      </w:pPr>
    </w:p>
    <w:p w14:paraId="78303C2D" w14:textId="77777777" w:rsidR="002A5BF9" w:rsidRPr="002A5BF9" w:rsidRDefault="002A5BF9">
      <w:pPr>
        <w:rPr>
          <w:rStyle w:val="IntenseEmphasis"/>
          <w:i w:val="0"/>
          <w:iCs w:val="0"/>
          <w:color w:val="auto"/>
          <w:u w:val="single"/>
        </w:rPr>
      </w:pPr>
    </w:p>
    <w:p w14:paraId="2222D408" w14:textId="64CBB0EA" w:rsidR="004814ED" w:rsidRPr="00EB6ADB" w:rsidRDefault="00EB6ADB" w:rsidP="00A95188">
      <w:pPr>
        <w:pStyle w:val="ListParagraph"/>
        <w:numPr>
          <w:ilvl w:val="0"/>
          <w:numId w:val="9"/>
        </w:numPr>
        <w:rPr>
          <w:rStyle w:val="IntenseEmphasis"/>
          <w:i w:val="0"/>
          <w:iCs w:val="0"/>
          <w:sz w:val="36"/>
          <w:szCs w:val="36"/>
          <w:lang w:val="en-US"/>
        </w:rPr>
      </w:pPr>
      <w:r w:rsidRPr="00EB6ADB">
        <w:rPr>
          <w:rStyle w:val="IntenseEmphasis"/>
          <w:i w:val="0"/>
          <w:iCs w:val="0"/>
          <w:sz w:val="36"/>
          <w:szCs w:val="36"/>
          <w:lang w:val="en-US"/>
        </w:rPr>
        <w:t xml:space="preserve">Player's with more than 100 runs at each </w:t>
      </w:r>
      <w:proofErr w:type="gramStart"/>
      <w:r w:rsidRPr="00EB6ADB">
        <w:rPr>
          <w:rStyle w:val="IntenseEmphasis"/>
          <w:i w:val="0"/>
          <w:iCs w:val="0"/>
          <w:sz w:val="36"/>
          <w:szCs w:val="36"/>
          <w:lang w:val="en-US"/>
        </w:rPr>
        <w:t>venue</w:t>
      </w:r>
      <w:r w:rsidRPr="00EB6ADB">
        <w:rPr>
          <w:rStyle w:val="IntenseEmphasis"/>
          <w:i w:val="0"/>
          <w:iCs w:val="0"/>
          <w:sz w:val="36"/>
          <w:szCs w:val="36"/>
        </w:rPr>
        <w:t xml:space="preserve"> </w:t>
      </w:r>
      <w:r>
        <w:rPr>
          <w:rStyle w:val="IntenseEmphasis"/>
          <w:i w:val="0"/>
          <w:iCs w:val="0"/>
          <w:sz w:val="36"/>
          <w:szCs w:val="36"/>
        </w:rPr>
        <w:t>:</w:t>
      </w:r>
      <w:proofErr w:type="gramEnd"/>
    </w:p>
    <w:p w14:paraId="6D87A47E" w14:textId="7C383DAF" w:rsidR="00EB6ADB" w:rsidRDefault="00EB6ADB" w:rsidP="00EB6ADB">
      <w:pPr>
        <w:pStyle w:val="ListParagraph"/>
        <w:rPr>
          <w:rStyle w:val="IntenseEmphasis"/>
          <w:i w:val="0"/>
          <w:iCs w:val="0"/>
          <w:sz w:val="36"/>
          <w:szCs w:val="36"/>
        </w:rPr>
      </w:pPr>
    </w:p>
    <w:p w14:paraId="14A351EC" w14:textId="5F9BFD7A" w:rsidR="007B3F85" w:rsidRPr="00E87EEB" w:rsidRDefault="007B3F85" w:rsidP="00EB6ADB">
      <w:pPr>
        <w:pStyle w:val="ListParagraph"/>
        <w:rPr>
          <w:rStyle w:val="IntenseEmphasis"/>
          <w:i w:val="0"/>
          <w:iCs w:val="0"/>
          <w:color w:val="auto"/>
          <w:sz w:val="32"/>
          <w:szCs w:val="32"/>
        </w:rPr>
      </w:pPr>
      <w:r w:rsidRPr="00E87EEB">
        <w:rPr>
          <w:rStyle w:val="IntenseEmphasis"/>
          <w:i w:val="0"/>
          <w:iCs w:val="0"/>
          <w:color w:val="auto"/>
          <w:sz w:val="32"/>
          <w:szCs w:val="32"/>
        </w:rPr>
        <w:t xml:space="preserve">In these sheet we are showing Player’s having More than 100 runs at a </w:t>
      </w:r>
      <w:proofErr w:type="gramStart"/>
      <w:r w:rsidRPr="00E87EEB">
        <w:rPr>
          <w:rStyle w:val="IntenseEmphasis"/>
          <w:i w:val="0"/>
          <w:iCs w:val="0"/>
          <w:color w:val="auto"/>
          <w:sz w:val="32"/>
          <w:szCs w:val="32"/>
        </w:rPr>
        <w:t>venue .</w:t>
      </w:r>
      <w:proofErr w:type="gramEnd"/>
    </w:p>
    <w:p w14:paraId="7E58192B" w14:textId="6FFB7990" w:rsidR="001B0ABA" w:rsidRPr="00E87EEB" w:rsidRDefault="001B0ABA" w:rsidP="00EB6ADB">
      <w:pPr>
        <w:pStyle w:val="ListParagraph"/>
        <w:rPr>
          <w:rStyle w:val="IntenseEmphasis"/>
          <w:i w:val="0"/>
          <w:iCs w:val="0"/>
          <w:color w:val="auto"/>
          <w:sz w:val="32"/>
          <w:szCs w:val="32"/>
        </w:rPr>
      </w:pPr>
      <w:r w:rsidRPr="00E87EEB">
        <w:rPr>
          <w:rStyle w:val="IntenseEmphasis"/>
          <w:i w:val="0"/>
          <w:iCs w:val="0"/>
          <w:color w:val="auto"/>
          <w:sz w:val="32"/>
          <w:szCs w:val="32"/>
        </w:rPr>
        <w:t xml:space="preserve">In the rows we are arranged venue </w:t>
      </w:r>
      <w:r w:rsidR="00E87EEB" w:rsidRPr="00E87EEB">
        <w:rPr>
          <w:rStyle w:val="IntenseEmphasis"/>
          <w:i w:val="0"/>
          <w:iCs w:val="0"/>
          <w:color w:val="auto"/>
          <w:sz w:val="32"/>
          <w:szCs w:val="32"/>
        </w:rPr>
        <w:t>and runs</w:t>
      </w:r>
      <w:r w:rsidR="00582A3D">
        <w:rPr>
          <w:rStyle w:val="IntenseEmphasis"/>
          <w:i w:val="0"/>
          <w:iCs w:val="0"/>
          <w:color w:val="auto"/>
          <w:sz w:val="32"/>
          <w:szCs w:val="32"/>
        </w:rPr>
        <w:t>.</w:t>
      </w:r>
    </w:p>
    <w:p w14:paraId="0C01B47B" w14:textId="42F5E732" w:rsidR="00E87EEB" w:rsidRDefault="00E87EEB" w:rsidP="00EB6ADB">
      <w:pPr>
        <w:pStyle w:val="ListParagraph"/>
        <w:rPr>
          <w:rStyle w:val="IntenseEmphasis"/>
          <w:i w:val="0"/>
          <w:iCs w:val="0"/>
          <w:color w:val="auto"/>
          <w:sz w:val="32"/>
          <w:szCs w:val="32"/>
        </w:rPr>
      </w:pPr>
      <w:r w:rsidRPr="00E87EEB">
        <w:rPr>
          <w:rStyle w:val="IntenseEmphasis"/>
          <w:i w:val="0"/>
          <w:iCs w:val="0"/>
          <w:color w:val="auto"/>
          <w:sz w:val="32"/>
          <w:szCs w:val="32"/>
        </w:rPr>
        <w:t>In the columns we placed Name of the player</w:t>
      </w:r>
      <w:r w:rsidR="00582A3D">
        <w:rPr>
          <w:rStyle w:val="IntenseEmphasis"/>
          <w:i w:val="0"/>
          <w:iCs w:val="0"/>
          <w:color w:val="auto"/>
          <w:sz w:val="32"/>
          <w:szCs w:val="32"/>
        </w:rPr>
        <w:t>.</w:t>
      </w:r>
    </w:p>
    <w:p w14:paraId="6470DA4C" w14:textId="669A27CE" w:rsidR="00E87EEB" w:rsidRDefault="00E87EEB" w:rsidP="00EB6ADB">
      <w:pPr>
        <w:pStyle w:val="ListParagraph"/>
        <w:rPr>
          <w:rStyle w:val="IntenseEmphasis"/>
          <w:i w:val="0"/>
          <w:iCs w:val="0"/>
          <w:sz w:val="36"/>
          <w:szCs w:val="36"/>
        </w:rPr>
      </w:pPr>
      <w:r>
        <w:rPr>
          <w:rStyle w:val="IntenseEmphasis"/>
          <w:i w:val="0"/>
          <w:iCs w:val="0"/>
          <w:color w:val="auto"/>
          <w:sz w:val="32"/>
          <w:szCs w:val="32"/>
        </w:rPr>
        <w:t xml:space="preserve">We are </w:t>
      </w:r>
      <w:r w:rsidR="00B357D1">
        <w:rPr>
          <w:rStyle w:val="IntenseEmphasis"/>
          <w:i w:val="0"/>
          <w:iCs w:val="0"/>
          <w:color w:val="auto"/>
          <w:sz w:val="32"/>
          <w:szCs w:val="32"/>
        </w:rPr>
        <w:t xml:space="preserve">visualizing using </w:t>
      </w:r>
      <w:r w:rsidR="00582A3D">
        <w:rPr>
          <w:rStyle w:val="IntenseEmphasis"/>
          <w:i w:val="0"/>
          <w:iCs w:val="0"/>
          <w:color w:val="auto"/>
          <w:sz w:val="32"/>
          <w:szCs w:val="32"/>
        </w:rPr>
        <w:t>stacked bars tool in the Tableau.</w:t>
      </w:r>
    </w:p>
    <w:p w14:paraId="352A3D50" w14:textId="77777777" w:rsidR="00AD6CEA" w:rsidRDefault="00AD6CEA" w:rsidP="00EB6ADB">
      <w:pPr>
        <w:pStyle w:val="ListParagraph"/>
        <w:rPr>
          <w:rStyle w:val="IntenseEmphasis"/>
          <w:i w:val="0"/>
          <w:iCs w:val="0"/>
          <w:sz w:val="36"/>
          <w:szCs w:val="36"/>
          <w:lang w:val="en-US"/>
        </w:rPr>
      </w:pPr>
    </w:p>
    <w:p w14:paraId="120C9F87" w14:textId="77777777" w:rsidR="00AD6CEA" w:rsidRDefault="00AD6CEA" w:rsidP="00EB6ADB">
      <w:pPr>
        <w:pStyle w:val="ListParagraph"/>
        <w:rPr>
          <w:rStyle w:val="IntenseEmphasis"/>
          <w:i w:val="0"/>
          <w:iCs w:val="0"/>
          <w:sz w:val="36"/>
          <w:szCs w:val="36"/>
          <w:lang w:val="en-US"/>
        </w:rPr>
      </w:pPr>
    </w:p>
    <w:p w14:paraId="762A5ED5" w14:textId="77777777" w:rsidR="00AD6CEA" w:rsidRDefault="00AD6CEA" w:rsidP="00EB6ADB">
      <w:pPr>
        <w:pStyle w:val="ListParagraph"/>
        <w:rPr>
          <w:rStyle w:val="IntenseEmphasis"/>
          <w:i w:val="0"/>
          <w:iCs w:val="0"/>
          <w:sz w:val="36"/>
          <w:szCs w:val="36"/>
          <w:lang w:val="en-US"/>
        </w:rPr>
      </w:pPr>
    </w:p>
    <w:p w14:paraId="2ECCA012" w14:textId="0950A72F" w:rsidR="00EB6ADB" w:rsidRPr="00EB6ADB" w:rsidRDefault="00CF2CC0" w:rsidP="00EB6ADB">
      <w:pPr>
        <w:pStyle w:val="ListParagraph"/>
        <w:rPr>
          <w:rStyle w:val="IntenseEmphasis"/>
          <w:i w:val="0"/>
          <w:iCs w:val="0"/>
          <w:sz w:val="36"/>
          <w:szCs w:val="36"/>
          <w:lang w:val="en-US"/>
        </w:rPr>
      </w:pPr>
      <w:r>
        <w:rPr>
          <w:noProof/>
          <w:color w:val="4472C4" w:themeColor="accent1"/>
          <w:sz w:val="36"/>
          <w:szCs w:val="36"/>
          <w:lang w:val="en-US"/>
        </w:rPr>
        <w:lastRenderedPageBreak/>
        <w:drawing>
          <wp:inline distT="0" distB="0" distL="0" distR="0" wp14:anchorId="78D14096" wp14:editId="12419F07">
            <wp:extent cx="5731510" cy="2710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64DFB238" w14:textId="16D08054" w:rsidR="00FD4283" w:rsidRPr="00FD4283" w:rsidRDefault="00000000" w:rsidP="00FD4283">
      <w:hyperlink r:id="rId20" w:history="1">
        <w:r w:rsidR="00E6360D">
          <w:rPr>
            <w:rStyle w:val="Hyperlink"/>
          </w:rPr>
          <w:t xml:space="preserve">Player's with more than 100 runs at each </w:t>
        </w:r>
        <w:proofErr w:type="spellStart"/>
        <w:r w:rsidR="00E6360D">
          <w:rPr>
            <w:rStyle w:val="Hyperlink"/>
          </w:rPr>
          <w:t>venue.tbm</w:t>
        </w:r>
        <w:proofErr w:type="spellEnd"/>
      </w:hyperlink>
    </w:p>
    <w:p w14:paraId="42765474" w14:textId="77777777" w:rsidR="00FD4283" w:rsidRDefault="00FD4283" w:rsidP="00FD4283">
      <w:pPr>
        <w:rPr>
          <w:rStyle w:val="IntenseEmphasis"/>
          <w:i w:val="0"/>
          <w:iCs w:val="0"/>
          <w:color w:val="000000" w:themeColor="text1"/>
          <w:lang w:val="en-US"/>
        </w:rPr>
      </w:pPr>
    </w:p>
    <w:p w14:paraId="5E8280DF" w14:textId="77777777" w:rsidR="00AD6CEA" w:rsidRDefault="00AD6CEA" w:rsidP="00FD4283">
      <w:pPr>
        <w:rPr>
          <w:rStyle w:val="IntenseEmphasis"/>
          <w:i w:val="0"/>
          <w:iCs w:val="0"/>
          <w:color w:val="000000" w:themeColor="text1"/>
          <w:lang w:val="en-US"/>
        </w:rPr>
      </w:pPr>
    </w:p>
    <w:p w14:paraId="6999E7DE" w14:textId="77777777" w:rsidR="00AD6CEA" w:rsidRDefault="00AD6CEA" w:rsidP="00FD4283">
      <w:pPr>
        <w:rPr>
          <w:rStyle w:val="IntenseEmphasis"/>
          <w:i w:val="0"/>
          <w:iCs w:val="0"/>
          <w:color w:val="000000" w:themeColor="text1"/>
          <w:lang w:val="en-US"/>
        </w:rPr>
      </w:pPr>
    </w:p>
    <w:p w14:paraId="3B16B423" w14:textId="77777777" w:rsidR="00AD6CEA" w:rsidRDefault="00AD6CEA" w:rsidP="00FD4283">
      <w:pPr>
        <w:rPr>
          <w:rStyle w:val="IntenseEmphasis"/>
          <w:i w:val="0"/>
          <w:iCs w:val="0"/>
          <w:color w:val="000000" w:themeColor="text1"/>
          <w:lang w:val="en-US"/>
        </w:rPr>
      </w:pPr>
    </w:p>
    <w:p w14:paraId="114D242B" w14:textId="77777777" w:rsidR="00AD6CEA" w:rsidRDefault="00AD6CEA" w:rsidP="00FD4283">
      <w:pPr>
        <w:rPr>
          <w:rStyle w:val="IntenseEmphasis"/>
          <w:i w:val="0"/>
          <w:iCs w:val="0"/>
          <w:color w:val="000000" w:themeColor="text1"/>
          <w:lang w:val="en-US"/>
        </w:rPr>
      </w:pPr>
    </w:p>
    <w:p w14:paraId="317999C9" w14:textId="77777777" w:rsidR="00AD6CEA" w:rsidRDefault="00AD6CEA" w:rsidP="00FD4283">
      <w:pPr>
        <w:rPr>
          <w:rStyle w:val="IntenseEmphasis"/>
          <w:i w:val="0"/>
          <w:iCs w:val="0"/>
          <w:color w:val="000000" w:themeColor="text1"/>
          <w:lang w:val="en-US"/>
        </w:rPr>
      </w:pPr>
    </w:p>
    <w:p w14:paraId="1CF46608" w14:textId="77777777" w:rsidR="00AD6CEA" w:rsidRDefault="00AD6CEA" w:rsidP="00FD4283">
      <w:pPr>
        <w:rPr>
          <w:rStyle w:val="IntenseEmphasis"/>
          <w:i w:val="0"/>
          <w:iCs w:val="0"/>
          <w:color w:val="000000" w:themeColor="text1"/>
          <w:lang w:val="en-US"/>
        </w:rPr>
      </w:pPr>
    </w:p>
    <w:p w14:paraId="46EB0957" w14:textId="77777777" w:rsidR="00AD6CEA" w:rsidRDefault="00AD6CEA" w:rsidP="00FD4283">
      <w:pPr>
        <w:rPr>
          <w:rStyle w:val="IntenseEmphasis"/>
          <w:i w:val="0"/>
          <w:iCs w:val="0"/>
          <w:color w:val="000000" w:themeColor="text1"/>
          <w:lang w:val="en-US"/>
        </w:rPr>
      </w:pPr>
    </w:p>
    <w:p w14:paraId="25B6F612" w14:textId="3F0C7615" w:rsidR="00FD4283" w:rsidRDefault="00510BDA" w:rsidP="00FD4283">
      <w:pPr>
        <w:pStyle w:val="ListParagraph"/>
        <w:numPr>
          <w:ilvl w:val="0"/>
          <w:numId w:val="9"/>
        </w:numPr>
        <w:rPr>
          <w:rStyle w:val="IntenseEmphasis"/>
          <w:i w:val="0"/>
          <w:iCs w:val="0"/>
          <w:sz w:val="36"/>
          <w:szCs w:val="36"/>
        </w:rPr>
      </w:pPr>
      <w:r w:rsidRPr="00510BDA">
        <w:rPr>
          <w:rStyle w:val="IntenseEmphasis"/>
          <w:i w:val="0"/>
          <w:iCs w:val="0"/>
          <w:sz w:val="36"/>
          <w:szCs w:val="36"/>
        </w:rPr>
        <w:t xml:space="preserve">Team and their Boundary </w:t>
      </w:r>
      <w:proofErr w:type="gramStart"/>
      <w:r w:rsidRPr="00510BDA">
        <w:rPr>
          <w:rStyle w:val="IntenseEmphasis"/>
          <w:i w:val="0"/>
          <w:iCs w:val="0"/>
          <w:sz w:val="36"/>
          <w:szCs w:val="36"/>
        </w:rPr>
        <w:t>count</w:t>
      </w:r>
      <w:r>
        <w:rPr>
          <w:rStyle w:val="IntenseEmphasis"/>
          <w:i w:val="0"/>
          <w:iCs w:val="0"/>
          <w:sz w:val="36"/>
          <w:szCs w:val="36"/>
        </w:rPr>
        <w:t xml:space="preserve"> :</w:t>
      </w:r>
      <w:proofErr w:type="gramEnd"/>
    </w:p>
    <w:p w14:paraId="0F7B0194" w14:textId="77777777" w:rsidR="00510BDA" w:rsidRDefault="00510BDA" w:rsidP="00510BDA">
      <w:pPr>
        <w:pStyle w:val="ListParagraph"/>
        <w:rPr>
          <w:rStyle w:val="IntenseEmphasis"/>
          <w:i w:val="0"/>
          <w:iCs w:val="0"/>
          <w:sz w:val="36"/>
          <w:szCs w:val="36"/>
        </w:rPr>
      </w:pPr>
    </w:p>
    <w:p w14:paraId="39AB9BEC" w14:textId="7E995160" w:rsidR="00D5496E" w:rsidRPr="00AD6CEA" w:rsidRDefault="00582A3D" w:rsidP="00510BDA">
      <w:pPr>
        <w:pStyle w:val="ListParagraph"/>
        <w:rPr>
          <w:rStyle w:val="IntenseEmphasis"/>
          <w:i w:val="0"/>
          <w:iCs w:val="0"/>
          <w:color w:val="000000" w:themeColor="text1"/>
          <w:sz w:val="32"/>
          <w:szCs w:val="32"/>
        </w:rPr>
      </w:pPr>
      <w:r w:rsidRPr="00AD6CEA">
        <w:rPr>
          <w:rStyle w:val="IntenseEmphasis"/>
          <w:i w:val="0"/>
          <w:iCs w:val="0"/>
          <w:color w:val="000000" w:themeColor="text1"/>
          <w:sz w:val="32"/>
          <w:szCs w:val="32"/>
        </w:rPr>
        <w:t xml:space="preserve">In the sheet we are visualizing </w:t>
      </w:r>
      <w:r w:rsidR="007C409D" w:rsidRPr="00AD6CEA">
        <w:rPr>
          <w:rStyle w:val="IntenseEmphasis"/>
          <w:i w:val="0"/>
          <w:iCs w:val="0"/>
          <w:color w:val="000000" w:themeColor="text1"/>
          <w:sz w:val="32"/>
          <w:szCs w:val="32"/>
        </w:rPr>
        <w:t xml:space="preserve">team and their boundary count in the entire </w:t>
      </w:r>
      <w:proofErr w:type="gramStart"/>
      <w:r w:rsidR="007C409D" w:rsidRPr="00AD6CEA">
        <w:rPr>
          <w:rStyle w:val="IntenseEmphasis"/>
          <w:i w:val="0"/>
          <w:iCs w:val="0"/>
          <w:color w:val="000000" w:themeColor="text1"/>
          <w:sz w:val="32"/>
          <w:szCs w:val="32"/>
        </w:rPr>
        <w:t>tournament .</w:t>
      </w:r>
      <w:proofErr w:type="gramEnd"/>
    </w:p>
    <w:p w14:paraId="5AD3CEE1" w14:textId="643FABBB" w:rsidR="007C409D" w:rsidRPr="00AD6CEA" w:rsidRDefault="007C409D" w:rsidP="00510BDA">
      <w:pPr>
        <w:pStyle w:val="ListParagraph"/>
        <w:rPr>
          <w:rStyle w:val="IntenseEmphasis"/>
          <w:i w:val="0"/>
          <w:iCs w:val="0"/>
          <w:color w:val="000000" w:themeColor="text1"/>
          <w:sz w:val="32"/>
          <w:szCs w:val="32"/>
        </w:rPr>
      </w:pPr>
      <w:r w:rsidRPr="00AD6CEA">
        <w:rPr>
          <w:rStyle w:val="IntenseEmphasis"/>
          <w:i w:val="0"/>
          <w:iCs w:val="0"/>
          <w:color w:val="000000" w:themeColor="text1"/>
          <w:sz w:val="32"/>
          <w:szCs w:val="32"/>
        </w:rPr>
        <w:t>In the ro</w:t>
      </w:r>
      <w:r w:rsidR="00AF04BA" w:rsidRPr="00AD6CEA">
        <w:rPr>
          <w:rStyle w:val="IntenseEmphasis"/>
          <w:i w:val="0"/>
          <w:iCs w:val="0"/>
          <w:color w:val="000000" w:themeColor="text1"/>
          <w:sz w:val="32"/>
          <w:szCs w:val="32"/>
        </w:rPr>
        <w:t xml:space="preserve">ws we arranged fours and </w:t>
      </w:r>
      <w:proofErr w:type="gramStart"/>
      <w:r w:rsidR="00AF04BA" w:rsidRPr="00AD6CEA">
        <w:rPr>
          <w:rStyle w:val="IntenseEmphasis"/>
          <w:i w:val="0"/>
          <w:iCs w:val="0"/>
          <w:color w:val="000000" w:themeColor="text1"/>
          <w:sz w:val="32"/>
          <w:szCs w:val="32"/>
        </w:rPr>
        <w:t>sixes .</w:t>
      </w:r>
      <w:proofErr w:type="gramEnd"/>
    </w:p>
    <w:p w14:paraId="79AC1E50" w14:textId="26E22B8E" w:rsidR="00AF04BA" w:rsidRPr="00AD6CEA" w:rsidRDefault="00AF04BA" w:rsidP="00510BDA">
      <w:pPr>
        <w:pStyle w:val="ListParagraph"/>
        <w:rPr>
          <w:rStyle w:val="IntenseEmphasis"/>
          <w:i w:val="0"/>
          <w:iCs w:val="0"/>
          <w:color w:val="000000" w:themeColor="text1"/>
          <w:sz w:val="32"/>
          <w:szCs w:val="32"/>
        </w:rPr>
      </w:pPr>
      <w:r w:rsidRPr="00AD6CEA">
        <w:rPr>
          <w:rStyle w:val="IntenseEmphasis"/>
          <w:i w:val="0"/>
          <w:iCs w:val="0"/>
          <w:color w:val="000000" w:themeColor="text1"/>
          <w:sz w:val="32"/>
          <w:szCs w:val="32"/>
        </w:rPr>
        <w:t>In the columns we placed Team.</w:t>
      </w:r>
    </w:p>
    <w:p w14:paraId="07A3DE01" w14:textId="6F46B55B" w:rsidR="00AD6CEA" w:rsidRPr="00AD6CEA" w:rsidRDefault="00420189" w:rsidP="00AD6CEA">
      <w:pPr>
        <w:pStyle w:val="ListParagraph"/>
        <w:rPr>
          <w:rStyle w:val="IntenseEmphasis"/>
          <w:i w:val="0"/>
          <w:iCs w:val="0"/>
          <w:color w:val="000000" w:themeColor="text1"/>
          <w:sz w:val="32"/>
          <w:szCs w:val="32"/>
        </w:rPr>
      </w:pPr>
      <w:r w:rsidRPr="00AD6CEA">
        <w:rPr>
          <w:rStyle w:val="IntenseEmphasis"/>
          <w:i w:val="0"/>
          <w:iCs w:val="0"/>
          <w:color w:val="000000" w:themeColor="text1"/>
          <w:sz w:val="32"/>
          <w:szCs w:val="32"/>
        </w:rPr>
        <w:t xml:space="preserve">In the sheet we showing fours </w:t>
      </w:r>
      <w:r w:rsidR="00760A84" w:rsidRPr="00AD6CEA">
        <w:rPr>
          <w:rStyle w:val="IntenseEmphasis"/>
          <w:i w:val="0"/>
          <w:iCs w:val="0"/>
          <w:color w:val="000000" w:themeColor="text1"/>
          <w:sz w:val="32"/>
          <w:szCs w:val="32"/>
        </w:rPr>
        <w:t>in the form of Area sheet and sixes in the line chart</w:t>
      </w:r>
      <w:r w:rsidR="00AD6CEA" w:rsidRPr="00AD6CEA">
        <w:rPr>
          <w:rStyle w:val="IntenseEmphasis"/>
          <w:i w:val="0"/>
          <w:iCs w:val="0"/>
          <w:color w:val="000000" w:themeColor="text1"/>
          <w:sz w:val="32"/>
          <w:szCs w:val="32"/>
        </w:rPr>
        <w:t>.</w:t>
      </w:r>
    </w:p>
    <w:p w14:paraId="0D89D19D" w14:textId="77777777" w:rsidR="00F857BD" w:rsidRDefault="00F857BD" w:rsidP="00AD6CEA">
      <w:pPr>
        <w:pStyle w:val="ListParagraph"/>
      </w:pPr>
    </w:p>
    <w:p w14:paraId="550F4BAA" w14:textId="77777777" w:rsidR="00F857BD" w:rsidRDefault="00000000" w:rsidP="00F857BD">
      <w:pPr>
        <w:pStyle w:val="ListParagraph"/>
      </w:pPr>
      <w:hyperlink r:id="rId21" w:history="1">
        <w:r w:rsidR="00F857BD">
          <w:rPr>
            <w:rStyle w:val="Hyperlink"/>
          </w:rPr>
          <w:t xml:space="preserve">Team and their Boundary </w:t>
        </w:r>
        <w:proofErr w:type="spellStart"/>
        <w:r w:rsidR="00F857BD">
          <w:rPr>
            <w:rStyle w:val="Hyperlink"/>
          </w:rPr>
          <w:t>count.tbm</w:t>
        </w:r>
        <w:proofErr w:type="spellEnd"/>
      </w:hyperlink>
    </w:p>
    <w:p w14:paraId="46D69F56" w14:textId="77777777" w:rsidR="00F857BD" w:rsidRDefault="00F857BD" w:rsidP="00F857BD">
      <w:pPr>
        <w:pStyle w:val="ListParagraph"/>
      </w:pPr>
    </w:p>
    <w:p w14:paraId="42ABDF2F" w14:textId="58A0026C" w:rsidR="00D5496E" w:rsidRDefault="00B2680A" w:rsidP="00AD6CEA">
      <w:pPr>
        <w:pStyle w:val="ListParagraph"/>
        <w:rPr>
          <w:rStyle w:val="IntenseEmphasis"/>
          <w:i w:val="0"/>
          <w:iCs w:val="0"/>
          <w:sz w:val="36"/>
          <w:szCs w:val="36"/>
        </w:rPr>
      </w:pPr>
      <w:r>
        <w:rPr>
          <w:noProof/>
          <w:color w:val="4472C4" w:themeColor="accent1"/>
          <w:sz w:val="36"/>
          <w:szCs w:val="36"/>
        </w:rPr>
        <w:lastRenderedPageBreak/>
        <w:drawing>
          <wp:inline distT="0" distB="0" distL="0" distR="0" wp14:anchorId="3F1DBF4A" wp14:editId="7340548B">
            <wp:extent cx="5731510" cy="2743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r w:rsidR="00E6360D">
        <w:rPr>
          <w:rStyle w:val="IntenseEmphasis"/>
          <w:i w:val="0"/>
          <w:iCs w:val="0"/>
          <w:sz w:val="36"/>
          <w:szCs w:val="36"/>
        </w:rPr>
        <w:t xml:space="preserve"> </w:t>
      </w:r>
      <w:r w:rsidR="00D5496E">
        <w:rPr>
          <w:rStyle w:val="IntenseEmphasis"/>
          <w:i w:val="0"/>
          <w:iCs w:val="0"/>
          <w:sz w:val="36"/>
          <w:szCs w:val="36"/>
        </w:rPr>
        <w:br w:type="page"/>
      </w:r>
    </w:p>
    <w:p w14:paraId="0557D0D8" w14:textId="77777777" w:rsidR="00D5496E" w:rsidRPr="003D5260" w:rsidRDefault="00D5496E" w:rsidP="00510BDA">
      <w:pPr>
        <w:pStyle w:val="ListParagraph"/>
        <w:rPr>
          <w:rStyle w:val="IntenseEmphasis"/>
          <w:i w:val="0"/>
          <w:iCs w:val="0"/>
          <w:sz w:val="36"/>
          <w:szCs w:val="36"/>
          <w:u w:val="double"/>
        </w:rPr>
      </w:pPr>
    </w:p>
    <w:p w14:paraId="47FBB3E4" w14:textId="74EF07C2" w:rsidR="003D5260" w:rsidRDefault="003D5260" w:rsidP="003D5260">
      <w:pPr>
        <w:rPr>
          <w:rStyle w:val="IntenseEmphasis"/>
          <w:b/>
          <w:bCs/>
          <w:i w:val="0"/>
          <w:iCs w:val="0"/>
          <w:color w:val="auto"/>
          <w:sz w:val="40"/>
          <w:szCs w:val="40"/>
        </w:rPr>
      </w:pPr>
      <w:proofErr w:type="gramStart"/>
      <w:r w:rsidRPr="003D5260">
        <w:rPr>
          <w:rStyle w:val="IntenseEmphasis"/>
          <w:b/>
          <w:bCs/>
          <w:i w:val="0"/>
          <w:iCs w:val="0"/>
          <w:color w:val="auto"/>
          <w:sz w:val="40"/>
          <w:szCs w:val="40"/>
          <w:u w:val="single"/>
        </w:rPr>
        <w:t>DASHBOARD</w:t>
      </w:r>
      <w:r>
        <w:rPr>
          <w:rStyle w:val="IntenseEmphasis"/>
          <w:b/>
          <w:bCs/>
          <w:i w:val="0"/>
          <w:iCs w:val="0"/>
          <w:color w:val="auto"/>
          <w:sz w:val="40"/>
          <w:szCs w:val="40"/>
          <w:u w:val="single"/>
        </w:rPr>
        <w:t xml:space="preserve"> </w:t>
      </w:r>
      <w:r>
        <w:rPr>
          <w:rStyle w:val="IntenseEmphasis"/>
          <w:b/>
          <w:bCs/>
          <w:i w:val="0"/>
          <w:iCs w:val="0"/>
          <w:color w:val="auto"/>
          <w:sz w:val="40"/>
          <w:szCs w:val="40"/>
        </w:rPr>
        <w:t>:</w:t>
      </w:r>
      <w:proofErr w:type="gramEnd"/>
    </w:p>
    <w:p w14:paraId="35DC7173" w14:textId="77777777" w:rsidR="003D5260" w:rsidRDefault="003D5260" w:rsidP="003D5260">
      <w:pPr>
        <w:rPr>
          <w:rStyle w:val="IntenseEmphasis"/>
          <w:b/>
          <w:bCs/>
          <w:i w:val="0"/>
          <w:iCs w:val="0"/>
          <w:color w:val="auto"/>
          <w:sz w:val="40"/>
          <w:szCs w:val="40"/>
        </w:rPr>
      </w:pPr>
    </w:p>
    <w:p w14:paraId="41FD183D" w14:textId="225D3ED1" w:rsidR="003D5260" w:rsidRPr="003D5260" w:rsidRDefault="003D5260" w:rsidP="003D5260">
      <w:pPr>
        <w:rPr>
          <w:rStyle w:val="IntenseEmphasis"/>
          <w:b/>
          <w:bCs/>
          <w:i w:val="0"/>
          <w:iCs w:val="0"/>
          <w:color w:val="auto"/>
          <w:sz w:val="40"/>
          <w:szCs w:val="40"/>
        </w:rPr>
      </w:pPr>
    </w:p>
    <w:p w14:paraId="55424FE7" w14:textId="77777777" w:rsidR="003D5260" w:rsidRDefault="003D5260" w:rsidP="003D5260">
      <w:pPr>
        <w:rPr>
          <w:rStyle w:val="IntenseEmphasis"/>
          <w:b/>
          <w:bCs/>
          <w:i w:val="0"/>
          <w:iCs w:val="0"/>
          <w:sz w:val="40"/>
          <w:szCs w:val="40"/>
        </w:rPr>
      </w:pPr>
    </w:p>
    <w:p w14:paraId="5EE235B9" w14:textId="6F775098" w:rsidR="003D5260" w:rsidRPr="003D5260" w:rsidRDefault="003D5260" w:rsidP="003D5260">
      <w:pPr>
        <w:rPr>
          <w:rStyle w:val="IntenseEmphasis"/>
          <w:b/>
          <w:bCs/>
          <w:i w:val="0"/>
          <w:iCs w:val="0"/>
          <w:sz w:val="40"/>
          <w:szCs w:val="40"/>
        </w:rPr>
      </w:pPr>
      <w:r>
        <w:rPr>
          <w:noProof/>
        </w:rPr>
        <w:drawing>
          <wp:inline distT="0" distB="0" distL="0" distR="0" wp14:anchorId="4F5BD3AD" wp14:editId="1741E6B4">
            <wp:extent cx="5731510" cy="34385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38525"/>
                    </a:xfrm>
                    <a:prstGeom prst="rect">
                      <a:avLst/>
                    </a:prstGeom>
                  </pic:spPr>
                </pic:pic>
              </a:graphicData>
            </a:graphic>
          </wp:inline>
        </w:drawing>
      </w:r>
    </w:p>
    <w:p w14:paraId="0A2E66C4" w14:textId="6A83C9CB" w:rsidR="003D5260" w:rsidRDefault="003D5260" w:rsidP="003D5260">
      <w:pPr>
        <w:rPr>
          <w:rStyle w:val="IntenseEmphasis"/>
          <w:i w:val="0"/>
          <w:iCs w:val="0"/>
          <w:sz w:val="36"/>
          <w:szCs w:val="36"/>
        </w:rPr>
      </w:pPr>
      <w:r>
        <w:rPr>
          <w:noProof/>
        </w:rPr>
        <w:drawing>
          <wp:inline distT="0" distB="0" distL="0" distR="0" wp14:anchorId="1D9A56A8" wp14:editId="3B9DF3E1">
            <wp:extent cx="5731510" cy="3056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56890"/>
                    </a:xfrm>
                    <a:prstGeom prst="rect">
                      <a:avLst/>
                    </a:prstGeom>
                  </pic:spPr>
                </pic:pic>
              </a:graphicData>
            </a:graphic>
          </wp:inline>
        </w:drawing>
      </w:r>
    </w:p>
    <w:p w14:paraId="380484A1" w14:textId="77777777" w:rsidR="00BE493E" w:rsidRDefault="00BE493E" w:rsidP="003D5260">
      <w:pPr>
        <w:rPr>
          <w:rStyle w:val="IntenseEmphasis"/>
          <w:i w:val="0"/>
          <w:iCs w:val="0"/>
          <w:sz w:val="36"/>
          <w:szCs w:val="36"/>
        </w:rPr>
      </w:pPr>
    </w:p>
    <w:p w14:paraId="02F5A337" w14:textId="77777777" w:rsidR="00BE493E" w:rsidRDefault="00BE493E" w:rsidP="003D5260">
      <w:pPr>
        <w:rPr>
          <w:rStyle w:val="IntenseEmphasis"/>
          <w:i w:val="0"/>
          <w:iCs w:val="0"/>
          <w:sz w:val="36"/>
          <w:szCs w:val="36"/>
        </w:rPr>
      </w:pPr>
    </w:p>
    <w:p w14:paraId="641EFD6E" w14:textId="19ED9D15" w:rsidR="007A3BFD" w:rsidRPr="00424A6C" w:rsidRDefault="00D5496E" w:rsidP="009C07B4">
      <w:pPr>
        <w:rPr>
          <w:rStyle w:val="IntenseEmphasis"/>
          <w:i w:val="0"/>
          <w:iCs w:val="0"/>
          <w:color w:val="auto"/>
          <w:sz w:val="24"/>
          <w:szCs w:val="24"/>
          <w:u w:val="single"/>
        </w:rPr>
      </w:pPr>
      <w:r>
        <w:rPr>
          <w:rStyle w:val="IntenseEmphasis"/>
          <w:i w:val="0"/>
          <w:iCs w:val="0"/>
          <w:sz w:val="36"/>
          <w:szCs w:val="36"/>
        </w:rPr>
        <w:br w:type="page"/>
      </w:r>
      <w:r w:rsidR="009C07B4" w:rsidRPr="00424A6C">
        <w:rPr>
          <w:rStyle w:val="IntenseEmphasis"/>
          <w:i w:val="0"/>
          <w:iCs w:val="0"/>
          <w:color w:val="auto"/>
          <w:sz w:val="24"/>
          <w:szCs w:val="24"/>
          <w:u w:val="single"/>
        </w:rPr>
        <w:lastRenderedPageBreak/>
        <w:t xml:space="preserve"> </w:t>
      </w:r>
    </w:p>
    <w:p w14:paraId="61C97063" w14:textId="13ED6431" w:rsidR="00D5496E" w:rsidRDefault="00D5496E" w:rsidP="003D5260">
      <w:pPr>
        <w:rPr>
          <w:rStyle w:val="IntenseEmphasis"/>
          <w:i w:val="0"/>
          <w:iCs w:val="0"/>
          <w:sz w:val="36"/>
          <w:szCs w:val="36"/>
        </w:rPr>
      </w:pPr>
    </w:p>
    <w:p w14:paraId="1B518C5D" w14:textId="77777777" w:rsidR="003D5260" w:rsidRDefault="003D5260" w:rsidP="003D5260">
      <w:pPr>
        <w:rPr>
          <w:rStyle w:val="IntenseEmphasis"/>
          <w:i w:val="0"/>
          <w:iCs w:val="0"/>
          <w:sz w:val="36"/>
          <w:szCs w:val="36"/>
        </w:rPr>
      </w:pPr>
    </w:p>
    <w:p w14:paraId="721B27E9" w14:textId="701BE7C0" w:rsidR="00424A6C" w:rsidRPr="00424A6C" w:rsidRDefault="00424A6C" w:rsidP="00424A6C">
      <w:pPr>
        <w:rPr>
          <w:color w:val="000000" w:themeColor="text1"/>
          <w:sz w:val="24"/>
          <w:szCs w:val="24"/>
        </w:rPr>
      </w:pPr>
    </w:p>
    <w:sectPr w:rsidR="00424A6C" w:rsidRPr="00424A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93A23" w14:textId="77777777" w:rsidR="004A1826" w:rsidRDefault="004A1826" w:rsidP="00293072">
      <w:pPr>
        <w:spacing w:after="0" w:line="240" w:lineRule="auto"/>
      </w:pPr>
      <w:r>
        <w:separator/>
      </w:r>
    </w:p>
  </w:endnote>
  <w:endnote w:type="continuationSeparator" w:id="0">
    <w:p w14:paraId="41ED0843" w14:textId="77777777" w:rsidR="004A1826" w:rsidRDefault="004A1826" w:rsidP="00293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BEEC6" w14:textId="77777777" w:rsidR="004A1826" w:rsidRDefault="004A1826" w:rsidP="00293072">
      <w:pPr>
        <w:spacing w:after="0" w:line="240" w:lineRule="auto"/>
      </w:pPr>
      <w:r>
        <w:separator/>
      </w:r>
    </w:p>
  </w:footnote>
  <w:footnote w:type="continuationSeparator" w:id="0">
    <w:p w14:paraId="3D18E79B" w14:textId="77777777" w:rsidR="004A1826" w:rsidRDefault="004A1826" w:rsidP="002930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0F2"/>
    <w:multiLevelType w:val="hybridMultilevel"/>
    <w:tmpl w:val="8E6E942E"/>
    <w:lvl w:ilvl="0" w:tplc="40090001">
      <w:start w:val="1"/>
      <w:numFmt w:val="bullet"/>
      <w:lvlText w:val=""/>
      <w:lvlJc w:val="left"/>
      <w:pPr>
        <w:ind w:left="1853" w:hanging="360"/>
      </w:pPr>
      <w:rPr>
        <w:rFonts w:ascii="Symbol" w:hAnsi="Symbol" w:hint="default"/>
      </w:rPr>
    </w:lvl>
    <w:lvl w:ilvl="1" w:tplc="40090003" w:tentative="1">
      <w:start w:val="1"/>
      <w:numFmt w:val="bullet"/>
      <w:lvlText w:val="o"/>
      <w:lvlJc w:val="left"/>
      <w:pPr>
        <w:ind w:left="2573" w:hanging="360"/>
      </w:pPr>
      <w:rPr>
        <w:rFonts w:ascii="Courier New" w:hAnsi="Courier New" w:cs="Courier New" w:hint="default"/>
      </w:rPr>
    </w:lvl>
    <w:lvl w:ilvl="2" w:tplc="40090005" w:tentative="1">
      <w:start w:val="1"/>
      <w:numFmt w:val="bullet"/>
      <w:lvlText w:val=""/>
      <w:lvlJc w:val="left"/>
      <w:pPr>
        <w:ind w:left="3293" w:hanging="360"/>
      </w:pPr>
      <w:rPr>
        <w:rFonts w:ascii="Wingdings" w:hAnsi="Wingdings" w:hint="default"/>
      </w:rPr>
    </w:lvl>
    <w:lvl w:ilvl="3" w:tplc="40090001" w:tentative="1">
      <w:start w:val="1"/>
      <w:numFmt w:val="bullet"/>
      <w:lvlText w:val=""/>
      <w:lvlJc w:val="left"/>
      <w:pPr>
        <w:ind w:left="4013" w:hanging="360"/>
      </w:pPr>
      <w:rPr>
        <w:rFonts w:ascii="Symbol" w:hAnsi="Symbol" w:hint="default"/>
      </w:rPr>
    </w:lvl>
    <w:lvl w:ilvl="4" w:tplc="40090003" w:tentative="1">
      <w:start w:val="1"/>
      <w:numFmt w:val="bullet"/>
      <w:lvlText w:val="o"/>
      <w:lvlJc w:val="left"/>
      <w:pPr>
        <w:ind w:left="4733" w:hanging="360"/>
      </w:pPr>
      <w:rPr>
        <w:rFonts w:ascii="Courier New" w:hAnsi="Courier New" w:cs="Courier New" w:hint="default"/>
      </w:rPr>
    </w:lvl>
    <w:lvl w:ilvl="5" w:tplc="40090005" w:tentative="1">
      <w:start w:val="1"/>
      <w:numFmt w:val="bullet"/>
      <w:lvlText w:val=""/>
      <w:lvlJc w:val="left"/>
      <w:pPr>
        <w:ind w:left="5453" w:hanging="360"/>
      </w:pPr>
      <w:rPr>
        <w:rFonts w:ascii="Wingdings" w:hAnsi="Wingdings" w:hint="default"/>
      </w:rPr>
    </w:lvl>
    <w:lvl w:ilvl="6" w:tplc="40090001" w:tentative="1">
      <w:start w:val="1"/>
      <w:numFmt w:val="bullet"/>
      <w:lvlText w:val=""/>
      <w:lvlJc w:val="left"/>
      <w:pPr>
        <w:ind w:left="6173" w:hanging="360"/>
      </w:pPr>
      <w:rPr>
        <w:rFonts w:ascii="Symbol" w:hAnsi="Symbol" w:hint="default"/>
      </w:rPr>
    </w:lvl>
    <w:lvl w:ilvl="7" w:tplc="40090003" w:tentative="1">
      <w:start w:val="1"/>
      <w:numFmt w:val="bullet"/>
      <w:lvlText w:val="o"/>
      <w:lvlJc w:val="left"/>
      <w:pPr>
        <w:ind w:left="6893" w:hanging="360"/>
      </w:pPr>
      <w:rPr>
        <w:rFonts w:ascii="Courier New" w:hAnsi="Courier New" w:cs="Courier New" w:hint="default"/>
      </w:rPr>
    </w:lvl>
    <w:lvl w:ilvl="8" w:tplc="40090005" w:tentative="1">
      <w:start w:val="1"/>
      <w:numFmt w:val="bullet"/>
      <w:lvlText w:val=""/>
      <w:lvlJc w:val="left"/>
      <w:pPr>
        <w:ind w:left="7613" w:hanging="360"/>
      </w:pPr>
      <w:rPr>
        <w:rFonts w:ascii="Wingdings" w:hAnsi="Wingdings" w:hint="default"/>
      </w:rPr>
    </w:lvl>
  </w:abstractNum>
  <w:abstractNum w:abstractNumId="1" w15:restartNumberingAfterBreak="0">
    <w:nsid w:val="0AE34F77"/>
    <w:multiLevelType w:val="hybridMultilevel"/>
    <w:tmpl w:val="0E3EBA9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78361A"/>
    <w:multiLevelType w:val="hybridMultilevel"/>
    <w:tmpl w:val="E55821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822852"/>
    <w:multiLevelType w:val="hybridMultilevel"/>
    <w:tmpl w:val="66F43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5C7C8D"/>
    <w:multiLevelType w:val="hybridMultilevel"/>
    <w:tmpl w:val="10CEE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587CB1"/>
    <w:multiLevelType w:val="hybridMultilevel"/>
    <w:tmpl w:val="DAFC7A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084AB9"/>
    <w:multiLevelType w:val="hybridMultilevel"/>
    <w:tmpl w:val="D34EEF78"/>
    <w:lvl w:ilvl="0" w:tplc="40090001">
      <w:start w:val="1"/>
      <w:numFmt w:val="bullet"/>
      <w:lvlText w:val=""/>
      <w:lvlJc w:val="left"/>
      <w:pPr>
        <w:ind w:left="1667" w:hanging="360"/>
      </w:pPr>
      <w:rPr>
        <w:rFonts w:ascii="Symbol" w:hAnsi="Symbol" w:hint="default"/>
      </w:rPr>
    </w:lvl>
    <w:lvl w:ilvl="1" w:tplc="40090003" w:tentative="1">
      <w:start w:val="1"/>
      <w:numFmt w:val="bullet"/>
      <w:lvlText w:val="o"/>
      <w:lvlJc w:val="left"/>
      <w:pPr>
        <w:ind w:left="2387" w:hanging="360"/>
      </w:pPr>
      <w:rPr>
        <w:rFonts w:ascii="Courier New" w:hAnsi="Courier New" w:cs="Courier New" w:hint="default"/>
      </w:rPr>
    </w:lvl>
    <w:lvl w:ilvl="2" w:tplc="40090005" w:tentative="1">
      <w:start w:val="1"/>
      <w:numFmt w:val="bullet"/>
      <w:lvlText w:val=""/>
      <w:lvlJc w:val="left"/>
      <w:pPr>
        <w:ind w:left="3107" w:hanging="360"/>
      </w:pPr>
      <w:rPr>
        <w:rFonts w:ascii="Wingdings" w:hAnsi="Wingdings" w:hint="default"/>
      </w:rPr>
    </w:lvl>
    <w:lvl w:ilvl="3" w:tplc="40090001" w:tentative="1">
      <w:start w:val="1"/>
      <w:numFmt w:val="bullet"/>
      <w:lvlText w:val=""/>
      <w:lvlJc w:val="left"/>
      <w:pPr>
        <w:ind w:left="3827" w:hanging="360"/>
      </w:pPr>
      <w:rPr>
        <w:rFonts w:ascii="Symbol" w:hAnsi="Symbol" w:hint="default"/>
      </w:rPr>
    </w:lvl>
    <w:lvl w:ilvl="4" w:tplc="40090003" w:tentative="1">
      <w:start w:val="1"/>
      <w:numFmt w:val="bullet"/>
      <w:lvlText w:val="o"/>
      <w:lvlJc w:val="left"/>
      <w:pPr>
        <w:ind w:left="4547" w:hanging="360"/>
      </w:pPr>
      <w:rPr>
        <w:rFonts w:ascii="Courier New" w:hAnsi="Courier New" w:cs="Courier New" w:hint="default"/>
      </w:rPr>
    </w:lvl>
    <w:lvl w:ilvl="5" w:tplc="40090005" w:tentative="1">
      <w:start w:val="1"/>
      <w:numFmt w:val="bullet"/>
      <w:lvlText w:val=""/>
      <w:lvlJc w:val="left"/>
      <w:pPr>
        <w:ind w:left="5267" w:hanging="360"/>
      </w:pPr>
      <w:rPr>
        <w:rFonts w:ascii="Wingdings" w:hAnsi="Wingdings" w:hint="default"/>
      </w:rPr>
    </w:lvl>
    <w:lvl w:ilvl="6" w:tplc="40090001" w:tentative="1">
      <w:start w:val="1"/>
      <w:numFmt w:val="bullet"/>
      <w:lvlText w:val=""/>
      <w:lvlJc w:val="left"/>
      <w:pPr>
        <w:ind w:left="5987" w:hanging="360"/>
      </w:pPr>
      <w:rPr>
        <w:rFonts w:ascii="Symbol" w:hAnsi="Symbol" w:hint="default"/>
      </w:rPr>
    </w:lvl>
    <w:lvl w:ilvl="7" w:tplc="40090003" w:tentative="1">
      <w:start w:val="1"/>
      <w:numFmt w:val="bullet"/>
      <w:lvlText w:val="o"/>
      <w:lvlJc w:val="left"/>
      <w:pPr>
        <w:ind w:left="6707" w:hanging="360"/>
      </w:pPr>
      <w:rPr>
        <w:rFonts w:ascii="Courier New" w:hAnsi="Courier New" w:cs="Courier New" w:hint="default"/>
      </w:rPr>
    </w:lvl>
    <w:lvl w:ilvl="8" w:tplc="40090005" w:tentative="1">
      <w:start w:val="1"/>
      <w:numFmt w:val="bullet"/>
      <w:lvlText w:val=""/>
      <w:lvlJc w:val="left"/>
      <w:pPr>
        <w:ind w:left="7427" w:hanging="360"/>
      </w:pPr>
      <w:rPr>
        <w:rFonts w:ascii="Wingdings" w:hAnsi="Wingdings" w:hint="default"/>
      </w:rPr>
    </w:lvl>
  </w:abstractNum>
  <w:abstractNum w:abstractNumId="7" w15:restartNumberingAfterBreak="0">
    <w:nsid w:val="69326E68"/>
    <w:multiLevelType w:val="hybridMultilevel"/>
    <w:tmpl w:val="935826B2"/>
    <w:lvl w:ilvl="0" w:tplc="40090009">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8" w15:restartNumberingAfterBreak="0">
    <w:nsid w:val="732825DC"/>
    <w:multiLevelType w:val="hybridMultilevel"/>
    <w:tmpl w:val="FDF680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3A0CF0"/>
    <w:multiLevelType w:val="hybridMultilevel"/>
    <w:tmpl w:val="26EEE91A"/>
    <w:lvl w:ilvl="0" w:tplc="40090001">
      <w:start w:val="1"/>
      <w:numFmt w:val="bullet"/>
      <w:lvlText w:val=""/>
      <w:lvlJc w:val="left"/>
      <w:pPr>
        <w:ind w:left="1493" w:hanging="360"/>
      </w:pPr>
      <w:rPr>
        <w:rFonts w:ascii="Symbol" w:hAnsi="Symbol" w:hint="default"/>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num w:numId="1" w16cid:durableId="869687537">
    <w:abstractNumId w:val="4"/>
  </w:num>
  <w:num w:numId="2" w16cid:durableId="502666343">
    <w:abstractNumId w:val="8"/>
  </w:num>
  <w:num w:numId="3" w16cid:durableId="1914704561">
    <w:abstractNumId w:val="5"/>
  </w:num>
  <w:num w:numId="4" w16cid:durableId="597180028">
    <w:abstractNumId w:val="7"/>
  </w:num>
  <w:num w:numId="5" w16cid:durableId="442303997">
    <w:abstractNumId w:val="9"/>
  </w:num>
  <w:num w:numId="6" w16cid:durableId="1683236161">
    <w:abstractNumId w:val="6"/>
  </w:num>
  <w:num w:numId="7" w16cid:durableId="322978616">
    <w:abstractNumId w:val="0"/>
  </w:num>
  <w:num w:numId="8" w16cid:durableId="1525902531">
    <w:abstractNumId w:val="3"/>
  </w:num>
  <w:num w:numId="9" w16cid:durableId="1508444447">
    <w:abstractNumId w:val="2"/>
  </w:num>
  <w:num w:numId="10" w16cid:durableId="12251464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rkuti Sathwik Reddy">
    <w15:presenceInfo w15:providerId="Windows Live" w15:userId="2934b6d900450a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996"/>
    <w:rsid w:val="00002D0E"/>
    <w:rsid w:val="000127C9"/>
    <w:rsid w:val="00012DAF"/>
    <w:rsid w:val="000355DD"/>
    <w:rsid w:val="00035660"/>
    <w:rsid w:val="000528DB"/>
    <w:rsid w:val="00060302"/>
    <w:rsid w:val="000607AC"/>
    <w:rsid w:val="00062543"/>
    <w:rsid w:val="00074DA9"/>
    <w:rsid w:val="0007514F"/>
    <w:rsid w:val="00081F29"/>
    <w:rsid w:val="00095024"/>
    <w:rsid w:val="000F5F3C"/>
    <w:rsid w:val="00101776"/>
    <w:rsid w:val="001027B3"/>
    <w:rsid w:val="00112F20"/>
    <w:rsid w:val="00114C5A"/>
    <w:rsid w:val="001229D5"/>
    <w:rsid w:val="00154C9A"/>
    <w:rsid w:val="001B0ABA"/>
    <w:rsid w:val="001B653D"/>
    <w:rsid w:val="001C195C"/>
    <w:rsid w:val="001C336B"/>
    <w:rsid w:val="001D2CD0"/>
    <w:rsid w:val="00226210"/>
    <w:rsid w:val="00246300"/>
    <w:rsid w:val="0025406E"/>
    <w:rsid w:val="002708FA"/>
    <w:rsid w:val="00280BE6"/>
    <w:rsid w:val="002844D0"/>
    <w:rsid w:val="0029285C"/>
    <w:rsid w:val="00293072"/>
    <w:rsid w:val="002A5BF9"/>
    <w:rsid w:val="002A6996"/>
    <w:rsid w:val="002E246E"/>
    <w:rsid w:val="002F1A9E"/>
    <w:rsid w:val="0030687B"/>
    <w:rsid w:val="0031602D"/>
    <w:rsid w:val="003227EA"/>
    <w:rsid w:val="00353427"/>
    <w:rsid w:val="003555E7"/>
    <w:rsid w:val="00362F06"/>
    <w:rsid w:val="00371157"/>
    <w:rsid w:val="00397E6A"/>
    <w:rsid w:val="003B04A1"/>
    <w:rsid w:val="003C7E51"/>
    <w:rsid w:val="003D5260"/>
    <w:rsid w:val="003F4B01"/>
    <w:rsid w:val="004079BE"/>
    <w:rsid w:val="00420189"/>
    <w:rsid w:val="00424A6C"/>
    <w:rsid w:val="00434D99"/>
    <w:rsid w:val="00444D2B"/>
    <w:rsid w:val="00462F6E"/>
    <w:rsid w:val="004717B8"/>
    <w:rsid w:val="004736BE"/>
    <w:rsid w:val="004814ED"/>
    <w:rsid w:val="004A068D"/>
    <w:rsid w:val="004A1826"/>
    <w:rsid w:val="004B5B62"/>
    <w:rsid w:val="004E0504"/>
    <w:rsid w:val="004F3815"/>
    <w:rsid w:val="00500343"/>
    <w:rsid w:val="00506DA4"/>
    <w:rsid w:val="00510BDA"/>
    <w:rsid w:val="00540708"/>
    <w:rsid w:val="005410CB"/>
    <w:rsid w:val="005578AC"/>
    <w:rsid w:val="00560B42"/>
    <w:rsid w:val="00572659"/>
    <w:rsid w:val="00582A3D"/>
    <w:rsid w:val="005927FB"/>
    <w:rsid w:val="005A022F"/>
    <w:rsid w:val="005A04A6"/>
    <w:rsid w:val="005B4A74"/>
    <w:rsid w:val="005C009D"/>
    <w:rsid w:val="006054BF"/>
    <w:rsid w:val="00642B66"/>
    <w:rsid w:val="00646E10"/>
    <w:rsid w:val="00656F9E"/>
    <w:rsid w:val="006605E5"/>
    <w:rsid w:val="006833EC"/>
    <w:rsid w:val="00690887"/>
    <w:rsid w:val="006B40E4"/>
    <w:rsid w:val="00707433"/>
    <w:rsid w:val="007401DF"/>
    <w:rsid w:val="00745A20"/>
    <w:rsid w:val="00746872"/>
    <w:rsid w:val="0075011A"/>
    <w:rsid w:val="00760A84"/>
    <w:rsid w:val="00783988"/>
    <w:rsid w:val="007913E7"/>
    <w:rsid w:val="00795D7B"/>
    <w:rsid w:val="00796009"/>
    <w:rsid w:val="007A3BFD"/>
    <w:rsid w:val="007B3F85"/>
    <w:rsid w:val="007C409D"/>
    <w:rsid w:val="007C6845"/>
    <w:rsid w:val="007D2917"/>
    <w:rsid w:val="007E44F9"/>
    <w:rsid w:val="007E7E54"/>
    <w:rsid w:val="007F2436"/>
    <w:rsid w:val="008213F0"/>
    <w:rsid w:val="0084573C"/>
    <w:rsid w:val="00846A19"/>
    <w:rsid w:val="008611B4"/>
    <w:rsid w:val="00877F0C"/>
    <w:rsid w:val="008869ED"/>
    <w:rsid w:val="008B4153"/>
    <w:rsid w:val="008B525E"/>
    <w:rsid w:val="008B7473"/>
    <w:rsid w:val="008C5D27"/>
    <w:rsid w:val="008D45F6"/>
    <w:rsid w:val="008E1FD2"/>
    <w:rsid w:val="008E287B"/>
    <w:rsid w:val="008F3349"/>
    <w:rsid w:val="00903B03"/>
    <w:rsid w:val="00923383"/>
    <w:rsid w:val="00923D71"/>
    <w:rsid w:val="00925771"/>
    <w:rsid w:val="00932476"/>
    <w:rsid w:val="00986B71"/>
    <w:rsid w:val="00996F24"/>
    <w:rsid w:val="009A7F12"/>
    <w:rsid w:val="009C07B4"/>
    <w:rsid w:val="009E5D71"/>
    <w:rsid w:val="009F4B71"/>
    <w:rsid w:val="00A104EA"/>
    <w:rsid w:val="00A1344A"/>
    <w:rsid w:val="00A1729E"/>
    <w:rsid w:val="00A26A7C"/>
    <w:rsid w:val="00A572D5"/>
    <w:rsid w:val="00A629A4"/>
    <w:rsid w:val="00A8408F"/>
    <w:rsid w:val="00A87A85"/>
    <w:rsid w:val="00A95188"/>
    <w:rsid w:val="00AB7963"/>
    <w:rsid w:val="00AC429B"/>
    <w:rsid w:val="00AD337A"/>
    <w:rsid w:val="00AD6CEA"/>
    <w:rsid w:val="00AF04BA"/>
    <w:rsid w:val="00B105EB"/>
    <w:rsid w:val="00B13062"/>
    <w:rsid w:val="00B2680A"/>
    <w:rsid w:val="00B347F3"/>
    <w:rsid w:val="00B357D1"/>
    <w:rsid w:val="00B36ABA"/>
    <w:rsid w:val="00B45359"/>
    <w:rsid w:val="00B80095"/>
    <w:rsid w:val="00B852F0"/>
    <w:rsid w:val="00BA222B"/>
    <w:rsid w:val="00BA4BB1"/>
    <w:rsid w:val="00BC103C"/>
    <w:rsid w:val="00BE493E"/>
    <w:rsid w:val="00C219D5"/>
    <w:rsid w:val="00C47C91"/>
    <w:rsid w:val="00C61F16"/>
    <w:rsid w:val="00C65BA1"/>
    <w:rsid w:val="00C70265"/>
    <w:rsid w:val="00C73048"/>
    <w:rsid w:val="00C7615B"/>
    <w:rsid w:val="00CA7B2F"/>
    <w:rsid w:val="00CB0CEA"/>
    <w:rsid w:val="00CB5E07"/>
    <w:rsid w:val="00CC1DEB"/>
    <w:rsid w:val="00CC71D6"/>
    <w:rsid w:val="00CD51D5"/>
    <w:rsid w:val="00CD6512"/>
    <w:rsid w:val="00CF2CC0"/>
    <w:rsid w:val="00D4210F"/>
    <w:rsid w:val="00D4257A"/>
    <w:rsid w:val="00D52BB5"/>
    <w:rsid w:val="00D5496E"/>
    <w:rsid w:val="00DA23B7"/>
    <w:rsid w:val="00DA2D48"/>
    <w:rsid w:val="00DB5F6B"/>
    <w:rsid w:val="00DC6B1D"/>
    <w:rsid w:val="00E10E05"/>
    <w:rsid w:val="00E32319"/>
    <w:rsid w:val="00E33F91"/>
    <w:rsid w:val="00E36F2A"/>
    <w:rsid w:val="00E6360D"/>
    <w:rsid w:val="00E7122A"/>
    <w:rsid w:val="00E80EE5"/>
    <w:rsid w:val="00E87EEB"/>
    <w:rsid w:val="00EB6ADB"/>
    <w:rsid w:val="00EC41AC"/>
    <w:rsid w:val="00EF16D9"/>
    <w:rsid w:val="00EF19F0"/>
    <w:rsid w:val="00EF40EE"/>
    <w:rsid w:val="00F11502"/>
    <w:rsid w:val="00F6600B"/>
    <w:rsid w:val="00F857BD"/>
    <w:rsid w:val="00F90663"/>
    <w:rsid w:val="00FA561F"/>
    <w:rsid w:val="00FA5FC5"/>
    <w:rsid w:val="00FC5D25"/>
    <w:rsid w:val="00FD4283"/>
    <w:rsid w:val="00FE6743"/>
    <w:rsid w:val="00FF3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73C57"/>
  <w15:chartTrackingRefBased/>
  <w15:docId w15:val="{0E012399-18E1-4E31-9CA2-C7FCEAC69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5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555E7"/>
    <w:pPr>
      <w:ind w:left="720"/>
      <w:contextualSpacing/>
    </w:pPr>
  </w:style>
  <w:style w:type="paragraph" w:styleId="Title">
    <w:name w:val="Title"/>
    <w:basedOn w:val="Normal"/>
    <w:next w:val="Normal"/>
    <w:link w:val="TitleChar"/>
    <w:uiPriority w:val="10"/>
    <w:qFormat/>
    <w:rsid w:val="00397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7E6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60B42"/>
    <w:rPr>
      <w:color w:val="0000FF"/>
      <w:u w:val="single"/>
    </w:rPr>
  </w:style>
  <w:style w:type="character" w:styleId="IntenseEmphasis">
    <w:name w:val="Intense Emphasis"/>
    <w:basedOn w:val="DefaultParagraphFont"/>
    <w:uiPriority w:val="21"/>
    <w:qFormat/>
    <w:rsid w:val="007E7E54"/>
    <w:rPr>
      <w:i/>
      <w:iCs/>
      <w:color w:val="4472C4" w:themeColor="accent1"/>
    </w:rPr>
  </w:style>
  <w:style w:type="paragraph" w:styleId="NoSpacing">
    <w:name w:val="No Spacing"/>
    <w:uiPriority w:val="1"/>
    <w:qFormat/>
    <w:rsid w:val="00060302"/>
    <w:pPr>
      <w:spacing w:after="0" w:line="240" w:lineRule="auto"/>
    </w:pPr>
  </w:style>
  <w:style w:type="character" w:styleId="UnresolvedMention">
    <w:name w:val="Unresolved Mention"/>
    <w:basedOn w:val="DefaultParagraphFont"/>
    <w:uiPriority w:val="99"/>
    <w:semiHidden/>
    <w:unhideWhenUsed/>
    <w:rsid w:val="00846A19"/>
    <w:rPr>
      <w:color w:val="605E5C"/>
      <w:shd w:val="clear" w:color="auto" w:fill="E1DFDD"/>
    </w:rPr>
  </w:style>
  <w:style w:type="character" w:styleId="FollowedHyperlink">
    <w:name w:val="FollowedHyperlink"/>
    <w:basedOn w:val="DefaultParagraphFont"/>
    <w:uiPriority w:val="99"/>
    <w:semiHidden/>
    <w:unhideWhenUsed/>
    <w:rsid w:val="00925771"/>
    <w:rPr>
      <w:color w:val="954F72" w:themeColor="followedHyperlink"/>
      <w:u w:val="single"/>
    </w:rPr>
  </w:style>
  <w:style w:type="paragraph" w:styleId="Header">
    <w:name w:val="header"/>
    <w:basedOn w:val="Normal"/>
    <w:link w:val="HeaderChar"/>
    <w:uiPriority w:val="99"/>
    <w:unhideWhenUsed/>
    <w:rsid w:val="002930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072"/>
  </w:style>
  <w:style w:type="paragraph" w:styleId="Footer">
    <w:name w:val="footer"/>
    <w:basedOn w:val="Normal"/>
    <w:link w:val="FooterChar"/>
    <w:uiPriority w:val="99"/>
    <w:unhideWhenUsed/>
    <w:rsid w:val="002930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072"/>
  </w:style>
  <w:style w:type="paragraph" w:styleId="Revision">
    <w:name w:val="Revision"/>
    <w:hidden/>
    <w:uiPriority w:val="99"/>
    <w:semiHidden/>
    <w:rsid w:val="00B36ABA"/>
    <w:pPr>
      <w:spacing w:after="0" w:line="240" w:lineRule="auto"/>
    </w:pPr>
  </w:style>
  <w:style w:type="character" w:styleId="Strong">
    <w:name w:val="Strong"/>
    <w:basedOn w:val="DefaultParagraphFont"/>
    <w:uiPriority w:val="22"/>
    <w:qFormat/>
    <w:rsid w:val="003B04A1"/>
    <w:rPr>
      <w:b/>
      <w:bCs/>
    </w:rPr>
  </w:style>
  <w:style w:type="character" w:styleId="BookTitle">
    <w:name w:val="Book Title"/>
    <w:basedOn w:val="DefaultParagraphFont"/>
    <w:uiPriority w:val="33"/>
    <w:qFormat/>
    <w:rsid w:val="00923383"/>
    <w:rPr>
      <w:b/>
      <w:bCs/>
      <w:i/>
      <w:iCs/>
      <w:spacing w:val="5"/>
    </w:rPr>
  </w:style>
  <w:style w:type="paragraph" w:styleId="Subtitle">
    <w:name w:val="Subtitle"/>
    <w:basedOn w:val="Normal"/>
    <w:next w:val="Normal"/>
    <w:link w:val="SubtitleChar"/>
    <w:uiPriority w:val="11"/>
    <w:qFormat/>
    <w:rsid w:val="000528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28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ajsengo/icc-mens-t20-world-cup?select=batting_card.csv" TargetMode="External"/><Relationship Id="rId13" Type="http://schemas.openxmlformats.org/officeDocument/2006/relationships/image" Target="media/image5.jpeg"/><Relationship Id="rId18" Type="http://schemas.openxmlformats.org/officeDocument/2006/relationships/hyperlink" Target="https://1drv.ms/u/s!Aj4KRQDZtjQpiP0Sd4onjeFZbCcxKA?e=9NfKmK"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1drv.ms/u/s!Aj4KRQDZtjQpiP0ddnq2PkSAkz_ueg?e=bYNalo" TargetMode="External"/><Relationship Id="rId7" Type="http://schemas.openxmlformats.org/officeDocument/2006/relationships/image" Target="media/image1.jpeg"/><Relationship Id="rId12" Type="http://schemas.openxmlformats.org/officeDocument/2006/relationships/hyperlink" Target="https://1drv.ms/u/s!Aj4KRQDZtjQpiP0pnzMbuFCQOAuwyw?e=Tamb9S" TargetMode="Externa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1drv.ms/u/s!Aj4KRQDZtjQpiP0T9WWQuSpd0-9PYg?e=Wek8Ka" TargetMode="External"/><Relationship Id="rId20" Type="http://schemas.openxmlformats.org/officeDocument/2006/relationships/hyperlink" Target="https://1drv.ms/u/s!Aj4KRQDZtjQpiP0fTR8hz-rvh7P7dw?e=zjOfo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1drv.ms/u/s!Aj4KRQDZtjQpiP0XkjYaKWMGqJyaPw?e=UQdH57" TargetMode="Externa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16</Pages>
  <Words>914</Words>
  <Characters>5214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Varkuti Sathwik Reddy</dc:creator>
  <cp:keywords/>
  <dc:description/>
  <cp:lastModifiedBy>Varkuti Sathwik Reddy</cp:lastModifiedBy>
  <cp:revision>191</cp:revision>
  <dcterms:created xsi:type="dcterms:W3CDTF">2023-03-15T04:27:00Z</dcterms:created>
  <dcterms:modified xsi:type="dcterms:W3CDTF">2023-03-20T17:34:00Z</dcterms:modified>
</cp:coreProperties>
</file>